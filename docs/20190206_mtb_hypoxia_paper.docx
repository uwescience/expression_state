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EB1A6B" w14:textId="77777777" w:rsidR="00550DC7" w:rsidRDefault="00EF5506" w:rsidP="00A2236F">
      <w:pPr>
        <w:widowControl w:val="0"/>
        <w:contextualSpacing w:val="0"/>
        <w:rPr>
          <w:rFonts w:ascii="Times New Roman" w:eastAsia="Times New Roman" w:hAnsi="Times New Roman" w:cs="Times New Roman"/>
          <w:b/>
        </w:rPr>
      </w:pPr>
      <w:r>
        <w:rPr>
          <w:rFonts w:ascii="Times New Roman" w:eastAsia="Times New Roman" w:hAnsi="Times New Roman" w:cs="Times New Roman"/>
          <w:b/>
        </w:rPr>
        <w:t>Title: Intricate genetic program</w:t>
      </w:r>
      <w:r w:rsidR="00DE1556">
        <w:rPr>
          <w:rFonts w:ascii="Times New Roman" w:eastAsia="Times New Roman" w:hAnsi="Times New Roman" w:cs="Times New Roman"/>
          <w:b/>
        </w:rPr>
        <w:t xml:space="preserve">s controlling </w:t>
      </w:r>
      <w:r>
        <w:rPr>
          <w:rFonts w:ascii="Times New Roman" w:eastAsia="Times New Roman" w:hAnsi="Times New Roman" w:cs="Times New Roman"/>
          <w:b/>
        </w:rPr>
        <w:t xml:space="preserve">dormancy in </w:t>
      </w:r>
      <w:r>
        <w:rPr>
          <w:rFonts w:ascii="Times New Roman" w:eastAsia="Times New Roman" w:hAnsi="Times New Roman" w:cs="Times New Roman"/>
          <w:b/>
          <w:i/>
        </w:rPr>
        <w:t>Mycobacterium tuberculosis</w:t>
      </w:r>
    </w:p>
    <w:p w14:paraId="066177A1" w14:textId="77777777" w:rsidR="00A2236F" w:rsidRDefault="00A2236F">
      <w:pPr>
        <w:widowControl w:val="0"/>
        <w:contextualSpacing w:val="0"/>
        <w:jc w:val="center"/>
        <w:rPr>
          <w:rFonts w:ascii="Times New Roman" w:eastAsia="Times New Roman" w:hAnsi="Times New Roman" w:cs="Times New Roman"/>
          <w:b/>
        </w:rPr>
      </w:pPr>
    </w:p>
    <w:p w14:paraId="64371F99" w14:textId="77777777" w:rsidR="00A2236F" w:rsidRDefault="00EF5506" w:rsidP="00A2236F">
      <w:pPr>
        <w:widowControl w:val="0"/>
        <w:contextualSpacing w:val="0"/>
        <w:rPr>
          <w:rFonts w:ascii="Times New Roman" w:eastAsia="Times New Roman" w:hAnsi="Times New Roman" w:cs="Times New Roman"/>
          <w:b/>
        </w:rPr>
      </w:pPr>
      <w:r>
        <w:rPr>
          <w:rFonts w:ascii="Times New Roman" w:eastAsia="Times New Roman" w:hAnsi="Times New Roman" w:cs="Times New Roman"/>
          <w:b/>
        </w:rPr>
        <w:t xml:space="preserve">Authors: </w:t>
      </w:r>
    </w:p>
    <w:p w14:paraId="31C40EB1" w14:textId="1E100BBD" w:rsidR="00A2236F" w:rsidRDefault="00456516" w:rsidP="00A2236F">
      <w:pPr>
        <w:widowControl w:val="0"/>
        <w:contextualSpacing w:val="0"/>
        <w:rPr>
          <w:rFonts w:ascii="Times New Roman" w:eastAsia="Times New Roman" w:hAnsi="Times New Roman" w:cs="Times New Roman"/>
        </w:rPr>
      </w:pPr>
      <w:proofErr w:type="spellStart"/>
      <w:r>
        <w:rPr>
          <w:rFonts w:ascii="Times New Roman" w:eastAsia="Times New Roman" w:hAnsi="Times New Roman" w:cs="Times New Roman"/>
        </w:rPr>
        <w:t>Abrar</w:t>
      </w:r>
      <w:proofErr w:type="spellEnd"/>
      <w:r>
        <w:rPr>
          <w:rFonts w:ascii="Times New Roman" w:eastAsia="Times New Roman" w:hAnsi="Times New Roman" w:cs="Times New Roman"/>
        </w:rPr>
        <w:t xml:space="preserve"> A. Abidi</w:t>
      </w:r>
      <w:r w:rsidR="00EF5506">
        <w:rPr>
          <w:rFonts w:ascii="Times New Roman" w:eastAsia="Times New Roman" w:hAnsi="Times New Roman" w:cs="Times New Roman"/>
          <w:vertAlign w:val="superscript"/>
        </w:rPr>
        <w:t>1</w:t>
      </w:r>
      <w:r w:rsidR="00ED3741">
        <w:rPr>
          <w:rFonts w:ascii="Times New Roman" w:eastAsia="Times New Roman" w:hAnsi="Times New Roman" w:cs="Times New Roman"/>
          <w:vertAlign w:val="superscript"/>
        </w:rPr>
        <w:t>†</w:t>
      </w:r>
    </w:p>
    <w:p w14:paraId="49747B89" w14:textId="689F0D9A" w:rsidR="00A2236F" w:rsidRDefault="00456516" w:rsidP="00A2236F">
      <w:pPr>
        <w:widowControl w:val="0"/>
        <w:contextualSpacing w:val="0"/>
        <w:rPr>
          <w:rFonts w:ascii="Times New Roman" w:eastAsia="Times New Roman" w:hAnsi="Times New Roman" w:cs="Times New Roman"/>
        </w:rPr>
      </w:pPr>
      <w:r>
        <w:rPr>
          <w:rFonts w:ascii="Times New Roman" w:eastAsia="Times New Roman" w:hAnsi="Times New Roman" w:cs="Times New Roman"/>
        </w:rPr>
        <w:t>Eliza J. R. Peterson</w:t>
      </w:r>
      <w:r w:rsidR="00EF5506">
        <w:rPr>
          <w:rFonts w:ascii="Times New Roman" w:eastAsia="Times New Roman" w:hAnsi="Times New Roman" w:cs="Times New Roman"/>
          <w:vertAlign w:val="superscript"/>
        </w:rPr>
        <w:t>1</w:t>
      </w:r>
      <w:r w:rsidR="00ED3741">
        <w:rPr>
          <w:rFonts w:ascii="Times New Roman" w:eastAsia="Times New Roman" w:hAnsi="Times New Roman" w:cs="Times New Roman"/>
          <w:vertAlign w:val="superscript"/>
        </w:rPr>
        <w:t>†</w:t>
      </w:r>
    </w:p>
    <w:p w14:paraId="14B40B71" w14:textId="72D08F51" w:rsidR="00A2236F" w:rsidRDefault="00456516" w:rsidP="00A2236F">
      <w:pPr>
        <w:widowControl w:val="0"/>
        <w:contextualSpacing w:val="0"/>
        <w:rPr>
          <w:rFonts w:ascii="Times New Roman" w:eastAsia="Times New Roman" w:hAnsi="Times New Roman" w:cs="Times New Roman"/>
        </w:rPr>
      </w:pPr>
      <w:r>
        <w:rPr>
          <w:rFonts w:ascii="Times New Roman" w:eastAsia="Times New Roman" w:hAnsi="Times New Roman" w:cs="Times New Roman"/>
        </w:rPr>
        <w:t>Mario L. Arrieta-Ortiz</w:t>
      </w:r>
      <w:r w:rsidR="00676E6A">
        <w:rPr>
          <w:rFonts w:ascii="Times New Roman" w:eastAsia="Times New Roman" w:hAnsi="Times New Roman" w:cs="Times New Roman"/>
          <w:vertAlign w:val="superscript"/>
        </w:rPr>
        <w:t>1†</w:t>
      </w:r>
      <w:r w:rsidR="00EF5506">
        <w:rPr>
          <w:rFonts w:ascii="Times New Roman" w:eastAsia="Times New Roman" w:hAnsi="Times New Roman" w:cs="Times New Roman"/>
        </w:rPr>
        <w:t xml:space="preserve"> </w:t>
      </w:r>
    </w:p>
    <w:p w14:paraId="3EE238E7" w14:textId="77777777" w:rsidR="00A2236F" w:rsidRDefault="00456516" w:rsidP="00A2236F">
      <w:pPr>
        <w:widowControl w:val="0"/>
        <w:contextualSpacing w:val="0"/>
        <w:rPr>
          <w:rFonts w:ascii="Times New Roman" w:eastAsia="Times New Roman" w:hAnsi="Times New Roman" w:cs="Times New Roman"/>
        </w:rPr>
      </w:pPr>
      <w:proofErr w:type="spellStart"/>
      <w:r>
        <w:rPr>
          <w:rFonts w:ascii="Times New Roman" w:eastAsia="Times New Roman" w:hAnsi="Times New Roman" w:cs="Times New Roman"/>
        </w:rPr>
        <w:t>Amardeep</w:t>
      </w:r>
      <w:proofErr w:type="spellEnd"/>
      <w:r>
        <w:rPr>
          <w:rFonts w:ascii="Times New Roman" w:eastAsia="Times New Roman" w:hAnsi="Times New Roman" w:cs="Times New Roman"/>
        </w:rPr>
        <w:t xml:space="preserve"> Kaur</w:t>
      </w:r>
      <w:r w:rsidR="00EF5506">
        <w:rPr>
          <w:rFonts w:ascii="Times New Roman" w:eastAsia="Times New Roman" w:hAnsi="Times New Roman" w:cs="Times New Roman"/>
          <w:vertAlign w:val="superscript"/>
        </w:rPr>
        <w:t>1</w:t>
      </w:r>
      <w:r w:rsidR="00EF5506">
        <w:rPr>
          <w:rFonts w:ascii="Times New Roman" w:eastAsia="Times New Roman" w:hAnsi="Times New Roman" w:cs="Times New Roman"/>
        </w:rPr>
        <w:t xml:space="preserve"> </w:t>
      </w:r>
    </w:p>
    <w:p w14:paraId="07ADD0A9" w14:textId="77777777" w:rsidR="00A2236F" w:rsidRDefault="00456516" w:rsidP="00A2236F">
      <w:pPr>
        <w:widowControl w:val="0"/>
        <w:contextualSpacing w:val="0"/>
        <w:rPr>
          <w:rFonts w:ascii="Times New Roman" w:eastAsia="Times New Roman" w:hAnsi="Times New Roman" w:cs="Times New Roman"/>
        </w:rPr>
      </w:pPr>
      <w:r>
        <w:rPr>
          <w:rFonts w:ascii="Times New Roman" w:eastAsia="Times New Roman" w:hAnsi="Times New Roman" w:cs="Times New Roman"/>
        </w:rPr>
        <w:t>Min Pan</w:t>
      </w:r>
      <w:r w:rsidR="00EF5506">
        <w:rPr>
          <w:rFonts w:ascii="Times New Roman" w:eastAsia="Times New Roman" w:hAnsi="Times New Roman" w:cs="Times New Roman"/>
          <w:vertAlign w:val="superscript"/>
        </w:rPr>
        <w:t>1</w:t>
      </w:r>
      <w:r w:rsidR="00EF5506">
        <w:rPr>
          <w:rFonts w:ascii="Times New Roman" w:eastAsia="Times New Roman" w:hAnsi="Times New Roman" w:cs="Times New Roman"/>
        </w:rPr>
        <w:t xml:space="preserve"> </w:t>
      </w:r>
    </w:p>
    <w:p w14:paraId="322A9599" w14:textId="77777777" w:rsidR="00A2236F" w:rsidRDefault="00456516" w:rsidP="00A2236F">
      <w:pPr>
        <w:widowControl w:val="0"/>
        <w:contextualSpacing w:val="0"/>
        <w:rPr>
          <w:rFonts w:ascii="Times New Roman" w:eastAsia="Times New Roman" w:hAnsi="Times New Roman" w:cs="Times New Roman"/>
        </w:rPr>
      </w:pPr>
      <w:proofErr w:type="spellStart"/>
      <w:r>
        <w:rPr>
          <w:rFonts w:ascii="Times New Roman" w:eastAsia="Times New Roman" w:hAnsi="Times New Roman" w:cs="Times New Roman"/>
        </w:rPr>
        <w:t>Vivek</w:t>
      </w:r>
      <w:proofErr w:type="spellEnd"/>
      <w:r>
        <w:rPr>
          <w:rFonts w:ascii="Times New Roman" w:eastAsia="Times New Roman" w:hAnsi="Times New Roman" w:cs="Times New Roman"/>
        </w:rPr>
        <w:t xml:space="preserve"> Srinivas</w:t>
      </w:r>
      <w:r w:rsidR="00EF5506">
        <w:rPr>
          <w:rFonts w:ascii="Times New Roman" w:eastAsia="Times New Roman" w:hAnsi="Times New Roman" w:cs="Times New Roman"/>
          <w:vertAlign w:val="superscript"/>
        </w:rPr>
        <w:t>1</w:t>
      </w:r>
      <w:r w:rsidR="00EF5506">
        <w:rPr>
          <w:rFonts w:ascii="Times New Roman" w:eastAsia="Times New Roman" w:hAnsi="Times New Roman" w:cs="Times New Roman"/>
        </w:rPr>
        <w:t xml:space="preserve"> </w:t>
      </w:r>
    </w:p>
    <w:p w14:paraId="435B9CD3" w14:textId="38D9B2C6" w:rsidR="00550DC7" w:rsidRDefault="00EF5506" w:rsidP="00A2236F">
      <w:pPr>
        <w:widowControl w:val="0"/>
        <w:contextualSpacing w:val="0"/>
        <w:rPr>
          <w:rFonts w:ascii="Times New Roman" w:eastAsia="Times New Roman" w:hAnsi="Times New Roman" w:cs="Times New Roman"/>
          <w:vertAlign w:val="superscript"/>
        </w:rPr>
      </w:pPr>
      <w:r>
        <w:rPr>
          <w:rFonts w:ascii="Times New Roman" w:eastAsia="Times New Roman" w:hAnsi="Times New Roman" w:cs="Times New Roman"/>
        </w:rPr>
        <w:t>Nitin S. Baliga</w:t>
      </w:r>
      <w:r>
        <w:rPr>
          <w:rFonts w:ascii="Times New Roman" w:eastAsia="Times New Roman" w:hAnsi="Times New Roman" w:cs="Times New Roman"/>
          <w:vertAlign w:val="superscript"/>
        </w:rPr>
        <w:t>1</w:t>
      </w:r>
      <w:r w:rsidR="00ED3741">
        <w:rPr>
          <w:rFonts w:ascii="Times New Roman" w:eastAsia="Times New Roman" w:hAnsi="Times New Roman" w:cs="Times New Roman"/>
          <w:vertAlign w:val="superscript"/>
        </w:rPr>
        <w:t>*</w:t>
      </w:r>
    </w:p>
    <w:p w14:paraId="7017A5F7" w14:textId="4FFF9A75" w:rsidR="00ED3741" w:rsidRDefault="00ED3741" w:rsidP="00ED3741">
      <w:pPr>
        <w:widowControl w:val="0"/>
        <w:contextualSpacing w:val="0"/>
        <w:rPr>
          <w:rFonts w:ascii="Times New Roman" w:eastAsia="Times New Roman" w:hAnsi="Times New Roman" w:cs="Times New Roman"/>
        </w:rPr>
      </w:pPr>
      <w:r>
        <w:rPr>
          <w:rFonts w:ascii="Times New Roman" w:eastAsia="Times New Roman" w:hAnsi="Times New Roman" w:cs="Times New Roman"/>
        </w:rPr>
        <w:t>†Co-first authors</w:t>
      </w:r>
    </w:p>
    <w:p w14:paraId="2C9C1283" w14:textId="1DCFC042" w:rsidR="00A2236F" w:rsidRDefault="00ED3741" w:rsidP="00ED3741">
      <w:pPr>
        <w:widowControl w:val="0"/>
        <w:contextualSpacing w:val="0"/>
        <w:rPr>
          <w:rFonts w:ascii="Times New Roman" w:eastAsia="Times New Roman" w:hAnsi="Times New Roman" w:cs="Times New Roman"/>
        </w:rPr>
      </w:pPr>
      <w:r>
        <w:rPr>
          <w:rFonts w:ascii="Times New Roman" w:eastAsia="Times New Roman" w:hAnsi="Times New Roman" w:cs="Times New Roman"/>
        </w:rPr>
        <w:t>*Corresponding author</w:t>
      </w:r>
    </w:p>
    <w:p w14:paraId="7EB30177" w14:textId="77777777" w:rsidR="00ED3741" w:rsidRDefault="00ED3741">
      <w:pPr>
        <w:widowControl w:val="0"/>
        <w:contextualSpacing w:val="0"/>
        <w:rPr>
          <w:rFonts w:ascii="Times New Roman" w:eastAsia="Times New Roman" w:hAnsi="Times New Roman" w:cs="Times New Roman"/>
          <w:b/>
        </w:rPr>
      </w:pPr>
    </w:p>
    <w:p w14:paraId="7A7EE67B" w14:textId="77777777" w:rsidR="00550DC7" w:rsidRDefault="00EF5506">
      <w:pPr>
        <w:widowControl w:val="0"/>
        <w:contextualSpacing w:val="0"/>
        <w:rPr>
          <w:rFonts w:ascii="Times New Roman" w:eastAsia="Times New Roman" w:hAnsi="Times New Roman" w:cs="Times New Roman"/>
          <w:b/>
        </w:rPr>
      </w:pPr>
      <w:r>
        <w:rPr>
          <w:rFonts w:ascii="Times New Roman" w:eastAsia="Times New Roman" w:hAnsi="Times New Roman" w:cs="Times New Roman"/>
          <w:b/>
        </w:rPr>
        <w:t>Affiliations:</w:t>
      </w:r>
    </w:p>
    <w:p w14:paraId="715CF40B" w14:textId="77777777" w:rsidR="00550DC7" w:rsidRDefault="00EF5506">
      <w:pPr>
        <w:widowControl w:val="0"/>
        <w:contextualSpacing w:val="0"/>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Institute for Systems Biology, 401 Terry Avenue North, Seattle, Washington 98109, USA</w:t>
      </w:r>
    </w:p>
    <w:p w14:paraId="160B317A" w14:textId="77777777" w:rsidR="00550DC7" w:rsidRDefault="00550DC7">
      <w:pPr>
        <w:widowControl w:val="0"/>
        <w:contextualSpacing w:val="0"/>
        <w:rPr>
          <w:rFonts w:ascii="Times New Roman" w:eastAsia="Times New Roman" w:hAnsi="Times New Roman" w:cs="Times New Roman"/>
        </w:rPr>
      </w:pPr>
    </w:p>
    <w:p w14:paraId="4675C2F4" w14:textId="4DC27E4A" w:rsidR="00550DC7" w:rsidRDefault="00EF5506" w:rsidP="00BE0C3E">
      <w:pPr>
        <w:widowControl w:val="0"/>
        <w:contextualSpacing w:val="0"/>
        <w:jc w:val="both"/>
        <w:rPr>
          <w:rFonts w:ascii="Times New Roman" w:eastAsia="Times New Roman" w:hAnsi="Times New Roman" w:cs="Times New Roman"/>
        </w:rPr>
      </w:pPr>
      <w:r>
        <w:rPr>
          <w:rFonts w:ascii="Times New Roman" w:eastAsia="Times New Roman" w:hAnsi="Times New Roman" w:cs="Times New Roman"/>
          <w:b/>
        </w:rPr>
        <w:t>Abstract:</w:t>
      </w:r>
      <w:r>
        <w:rPr>
          <w:rFonts w:ascii="Times New Roman" w:eastAsia="Times New Roman" w:hAnsi="Times New Roman" w:cs="Times New Roman"/>
        </w:rPr>
        <w:t xml:space="preserve"> </w:t>
      </w:r>
      <w:r>
        <w:rPr>
          <w:rFonts w:ascii="Times New Roman" w:eastAsia="Times New Roman" w:hAnsi="Times New Roman" w:cs="Times New Roman"/>
          <w:i/>
        </w:rPr>
        <w:t>Mycobacterium tuberculosis</w:t>
      </w:r>
      <w:r>
        <w:rPr>
          <w:rFonts w:ascii="Times New Roman" w:eastAsia="Times New Roman" w:hAnsi="Times New Roman" w:cs="Times New Roman"/>
        </w:rPr>
        <w:t xml:space="preserve"> (MTB), responsible for the deadliest infectious disease worldwide, displays the remarkable ability to transition into and out of </w:t>
      </w:r>
      <w:r w:rsidR="003C46C1">
        <w:rPr>
          <w:rFonts w:ascii="Times New Roman" w:eastAsia="Times New Roman" w:hAnsi="Times New Roman" w:cs="Times New Roman"/>
        </w:rPr>
        <w:t>dormancy</w:t>
      </w:r>
      <w:r>
        <w:rPr>
          <w:rFonts w:ascii="Times New Roman" w:eastAsia="Times New Roman" w:hAnsi="Times New Roman" w:cs="Times New Roman"/>
        </w:rPr>
        <w:t xml:space="preserve">, a hallmark of </w:t>
      </w:r>
      <w:r w:rsidR="00C020B5">
        <w:rPr>
          <w:rFonts w:ascii="Times New Roman" w:eastAsia="Times New Roman" w:hAnsi="Times New Roman" w:cs="Times New Roman"/>
        </w:rPr>
        <w:t>the pathogen’s</w:t>
      </w:r>
      <w:r>
        <w:rPr>
          <w:rFonts w:ascii="Times New Roman" w:eastAsia="Times New Roman" w:hAnsi="Times New Roman" w:cs="Times New Roman"/>
        </w:rPr>
        <w:t xml:space="preserve"> capacity to evade the immune system and opportunistically exploit immunocompromised individuals. Uncovering the gene regulat</w:t>
      </w:r>
      <w:r w:rsidR="003C46C1">
        <w:rPr>
          <w:rFonts w:ascii="Times New Roman" w:eastAsia="Times New Roman" w:hAnsi="Times New Roman" w:cs="Times New Roman"/>
        </w:rPr>
        <w:t>ory programs that underlie the</w:t>
      </w:r>
      <w:r>
        <w:rPr>
          <w:rFonts w:ascii="Times New Roman" w:eastAsia="Times New Roman" w:hAnsi="Times New Roman" w:cs="Times New Roman"/>
        </w:rPr>
        <w:t xml:space="preserve"> dramatic phenotypic shifts </w:t>
      </w:r>
      <w:r w:rsidR="003C46C1">
        <w:rPr>
          <w:rFonts w:ascii="Times New Roman" w:eastAsia="Times New Roman" w:hAnsi="Times New Roman" w:cs="Times New Roman"/>
        </w:rPr>
        <w:t xml:space="preserve">in MTB during </w:t>
      </w:r>
      <w:r w:rsidR="00C020B5">
        <w:rPr>
          <w:rFonts w:ascii="Times New Roman" w:eastAsia="Times New Roman" w:hAnsi="Times New Roman" w:cs="Times New Roman"/>
        </w:rPr>
        <w:t xml:space="preserve">disease </w:t>
      </w:r>
      <w:r w:rsidR="003C46C1">
        <w:rPr>
          <w:rFonts w:ascii="Times New Roman" w:eastAsia="Times New Roman" w:hAnsi="Times New Roman" w:cs="Times New Roman"/>
        </w:rPr>
        <w:t xml:space="preserve">latency and reactivation </w:t>
      </w:r>
      <w:r>
        <w:rPr>
          <w:rFonts w:ascii="Times New Roman" w:eastAsia="Times New Roman" w:hAnsi="Times New Roman" w:cs="Times New Roman"/>
        </w:rPr>
        <w:t xml:space="preserve">has posed an extraordinary challenge. </w:t>
      </w:r>
      <w:r w:rsidR="003C46C1">
        <w:rPr>
          <w:rFonts w:ascii="Times New Roman" w:eastAsia="Times New Roman" w:hAnsi="Times New Roman" w:cs="Times New Roman"/>
        </w:rPr>
        <w:t xml:space="preserve">We developed </w:t>
      </w:r>
      <w:r>
        <w:rPr>
          <w:rFonts w:ascii="Times New Roman" w:eastAsia="Times New Roman" w:hAnsi="Times New Roman" w:cs="Times New Roman"/>
        </w:rPr>
        <w:t xml:space="preserve">a novel </w:t>
      </w:r>
      <w:r w:rsidR="003C46C1">
        <w:rPr>
          <w:rFonts w:ascii="Times New Roman" w:eastAsia="Times New Roman" w:hAnsi="Times New Roman" w:cs="Times New Roman"/>
        </w:rPr>
        <w:t xml:space="preserve">experimental system </w:t>
      </w:r>
      <w:r>
        <w:rPr>
          <w:rFonts w:ascii="Times New Roman" w:eastAsia="Times New Roman" w:hAnsi="Times New Roman" w:cs="Times New Roman"/>
        </w:rPr>
        <w:t xml:space="preserve">to exquisitely control dissolved oxygen levels </w:t>
      </w:r>
      <w:r w:rsidR="003C46C1">
        <w:rPr>
          <w:rFonts w:ascii="Times New Roman" w:eastAsia="Times New Roman" w:hAnsi="Times New Roman" w:cs="Times New Roman"/>
        </w:rPr>
        <w:t xml:space="preserve">in MTB cultures </w:t>
      </w:r>
      <w:r>
        <w:rPr>
          <w:rFonts w:ascii="Times New Roman" w:eastAsia="Times New Roman" w:hAnsi="Times New Roman" w:cs="Times New Roman"/>
        </w:rPr>
        <w:t xml:space="preserve">in order to </w:t>
      </w:r>
      <w:r w:rsidR="00C020B5">
        <w:rPr>
          <w:rFonts w:ascii="Times New Roman" w:eastAsia="Times New Roman" w:hAnsi="Times New Roman" w:cs="Times New Roman"/>
        </w:rPr>
        <w:t>capture</w:t>
      </w:r>
      <w:r>
        <w:rPr>
          <w:rFonts w:ascii="Times New Roman" w:eastAsia="Times New Roman" w:hAnsi="Times New Roman" w:cs="Times New Roman"/>
        </w:rPr>
        <w:t xml:space="preserve"> the chain of transcriptional events that unfold as MTB transitions into and out of </w:t>
      </w:r>
      <w:r w:rsidR="003C46C1">
        <w:rPr>
          <w:rFonts w:ascii="Times New Roman" w:eastAsia="Times New Roman" w:hAnsi="Times New Roman" w:cs="Times New Roman"/>
        </w:rPr>
        <w:t>hypoxia-induced dormancy</w:t>
      </w:r>
      <w:r>
        <w:rPr>
          <w:rFonts w:ascii="Times New Roman" w:eastAsia="Times New Roman" w:hAnsi="Times New Roman" w:cs="Times New Roman"/>
        </w:rPr>
        <w:t>. Using a comprehensive</w:t>
      </w:r>
      <w:r w:rsidR="00660D85">
        <w:rPr>
          <w:rFonts w:ascii="Times New Roman" w:eastAsia="Times New Roman" w:hAnsi="Times New Roman" w:cs="Times New Roman"/>
        </w:rPr>
        <w:t>, genome-wide</w:t>
      </w:r>
      <w:r>
        <w:rPr>
          <w:rFonts w:ascii="Times New Roman" w:eastAsia="Times New Roman" w:hAnsi="Times New Roman" w:cs="Times New Roman"/>
        </w:rPr>
        <w:t xml:space="preserve"> transcription factor binding </w:t>
      </w:r>
      <w:r w:rsidR="00660D85">
        <w:rPr>
          <w:rFonts w:ascii="Times New Roman" w:eastAsia="Times New Roman" w:hAnsi="Times New Roman" w:cs="Times New Roman"/>
        </w:rPr>
        <w:t xml:space="preserve">location </w:t>
      </w:r>
      <w:r>
        <w:rPr>
          <w:rFonts w:ascii="Times New Roman" w:eastAsia="Times New Roman" w:hAnsi="Times New Roman" w:cs="Times New Roman"/>
        </w:rPr>
        <w:t xml:space="preserve">map, we </w:t>
      </w:r>
      <w:r w:rsidR="003C46C1">
        <w:rPr>
          <w:rFonts w:ascii="Times New Roman" w:eastAsia="Times New Roman" w:hAnsi="Times New Roman" w:cs="Times New Roman"/>
        </w:rPr>
        <w:t>identified</w:t>
      </w:r>
      <w:r>
        <w:rPr>
          <w:rFonts w:ascii="Times New Roman" w:eastAsia="Times New Roman" w:hAnsi="Times New Roman" w:cs="Times New Roman"/>
        </w:rPr>
        <w:t xml:space="preserve"> regulatory circuits that deterministically drive sequential transitions across </w:t>
      </w:r>
      <w:r w:rsidR="00676E6A">
        <w:rPr>
          <w:rFonts w:ascii="Times New Roman" w:eastAsia="Times New Roman" w:hAnsi="Times New Roman" w:cs="Times New Roman"/>
        </w:rPr>
        <w:t xml:space="preserve">six </w:t>
      </w:r>
      <w:r w:rsidR="003C46C1">
        <w:rPr>
          <w:rFonts w:ascii="Times New Roman" w:eastAsia="Times New Roman" w:hAnsi="Times New Roman" w:cs="Times New Roman"/>
        </w:rPr>
        <w:t xml:space="preserve">transcriptionally </w:t>
      </w:r>
      <w:r w:rsidR="00124F61">
        <w:rPr>
          <w:rFonts w:ascii="Times New Roman" w:eastAsia="Times New Roman" w:hAnsi="Times New Roman" w:cs="Times New Roman"/>
        </w:rPr>
        <w:t xml:space="preserve">and functionally </w:t>
      </w:r>
      <w:r w:rsidR="003C46C1">
        <w:rPr>
          <w:rFonts w:ascii="Times New Roman" w:eastAsia="Times New Roman" w:hAnsi="Times New Roman" w:cs="Times New Roman"/>
        </w:rPr>
        <w:t xml:space="preserve">distinct states </w:t>
      </w:r>
      <w:r w:rsidR="0044432E">
        <w:rPr>
          <w:rFonts w:ascii="Times New Roman" w:eastAsia="Times New Roman" w:hAnsi="Times New Roman" w:cs="Times New Roman"/>
        </w:rPr>
        <w:t xml:space="preserve">encompassing </w:t>
      </w:r>
      <w:r w:rsidR="00BE5088">
        <w:rPr>
          <w:rFonts w:ascii="Times New Roman" w:eastAsia="Times New Roman" w:hAnsi="Times New Roman" w:cs="Times New Roman"/>
        </w:rPr>
        <w:t xml:space="preserve">more than </w:t>
      </w:r>
      <w:r>
        <w:rPr>
          <w:rFonts w:ascii="Times New Roman" w:eastAsia="Times New Roman" w:hAnsi="Times New Roman" w:cs="Times New Roman"/>
        </w:rPr>
        <w:t>three-</w:t>
      </w:r>
      <w:r w:rsidR="00F020E6">
        <w:rPr>
          <w:rFonts w:ascii="Times New Roman" w:eastAsia="Times New Roman" w:hAnsi="Times New Roman" w:cs="Times New Roman"/>
        </w:rPr>
        <w:t xml:space="preserve">fifths </w:t>
      </w:r>
      <w:r>
        <w:rPr>
          <w:rFonts w:ascii="Times New Roman" w:eastAsia="Times New Roman" w:hAnsi="Times New Roman" w:cs="Times New Roman"/>
        </w:rPr>
        <w:t>of the MTB genome</w:t>
      </w:r>
      <w:r w:rsidR="003C46C1">
        <w:rPr>
          <w:rFonts w:ascii="Times New Roman" w:eastAsia="Times New Roman" w:hAnsi="Times New Roman" w:cs="Times New Roman"/>
        </w:rPr>
        <w:t xml:space="preserve">. </w:t>
      </w:r>
      <w:r>
        <w:rPr>
          <w:rFonts w:ascii="Times New Roman" w:eastAsia="Times New Roman" w:hAnsi="Times New Roman" w:cs="Times New Roman"/>
        </w:rPr>
        <w:t xml:space="preserve">The architecture of </w:t>
      </w:r>
      <w:r w:rsidR="00124F61">
        <w:rPr>
          <w:rFonts w:ascii="Times New Roman" w:eastAsia="Times New Roman" w:hAnsi="Times New Roman" w:cs="Times New Roman"/>
        </w:rPr>
        <w:t>the genetic programs</w:t>
      </w:r>
      <w:r>
        <w:rPr>
          <w:rFonts w:ascii="Times New Roman" w:eastAsia="Times New Roman" w:hAnsi="Times New Roman" w:cs="Times New Roman"/>
        </w:rPr>
        <w:t xml:space="preserve"> </w:t>
      </w:r>
      <w:r w:rsidR="0044432E">
        <w:rPr>
          <w:rFonts w:ascii="Times New Roman" w:eastAsia="Times New Roman" w:hAnsi="Times New Roman" w:cs="Times New Roman"/>
        </w:rPr>
        <w:t xml:space="preserve">explains the transcriptional dynamics </w:t>
      </w:r>
      <w:r w:rsidR="00EC4B35">
        <w:rPr>
          <w:rFonts w:ascii="Times New Roman" w:eastAsia="Times New Roman" w:hAnsi="Times New Roman" w:cs="Times New Roman"/>
        </w:rPr>
        <w:t xml:space="preserve">underlying </w:t>
      </w:r>
      <w:r w:rsidR="0044432E">
        <w:rPr>
          <w:rFonts w:ascii="Times New Roman" w:eastAsia="Times New Roman" w:hAnsi="Times New Roman" w:cs="Times New Roman"/>
        </w:rPr>
        <w:t xml:space="preserve">synchronous entry of </w:t>
      </w:r>
      <w:del w:id="0" w:author="Eliza Peterson" w:date="2019-02-02T14:14:00Z">
        <w:r w:rsidR="0044432E" w:rsidDel="000256B9">
          <w:rPr>
            <w:rFonts w:ascii="Times New Roman" w:eastAsia="Times New Roman" w:hAnsi="Times New Roman" w:cs="Times New Roman"/>
          </w:rPr>
          <w:delText xml:space="preserve">all </w:delText>
        </w:r>
      </w:del>
      <w:r w:rsidR="0044432E">
        <w:rPr>
          <w:rFonts w:ascii="Times New Roman" w:eastAsia="Times New Roman" w:hAnsi="Times New Roman" w:cs="Times New Roman"/>
        </w:rPr>
        <w:t xml:space="preserve">cells into a dormant state that is primed to infect the host upon encountering favorable </w:t>
      </w:r>
      <w:r w:rsidR="00EC4B35">
        <w:rPr>
          <w:rFonts w:ascii="Times New Roman" w:eastAsia="Times New Roman" w:hAnsi="Times New Roman" w:cs="Times New Roman"/>
        </w:rPr>
        <w:t>conditions.</w:t>
      </w:r>
    </w:p>
    <w:p w14:paraId="2EC4D5DF" w14:textId="77777777" w:rsidR="003C46C1" w:rsidRDefault="003C46C1">
      <w:pPr>
        <w:widowControl w:val="0"/>
        <w:contextualSpacing w:val="0"/>
        <w:rPr>
          <w:rFonts w:ascii="Times New Roman" w:eastAsia="Times New Roman" w:hAnsi="Times New Roman" w:cs="Times New Roman"/>
          <w:b/>
        </w:rPr>
      </w:pPr>
    </w:p>
    <w:p w14:paraId="504D8D93" w14:textId="2E91F61D" w:rsidR="00550DC7" w:rsidRDefault="00EF5506">
      <w:pPr>
        <w:widowControl w:val="0"/>
        <w:contextualSpacing w:val="0"/>
        <w:rPr>
          <w:rFonts w:ascii="Times New Roman" w:eastAsia="Times New Roman" w:hAnsi="Times New Roman" w:cs="Times New Roman"/>
        </w:rPr>
      </w:pPr>
      <w:r>
        <w:rPr>
          <w:rFonts w:ascii="Times New Roman" w:eastAsia="Times New Roman" w:hAnsi="Times New Roman" w:cs="Times New Roman"/>
          <w:b/>
        </w:rPr>
        <w:t>One Sentence Summary:</w:t>
      </w:r>
      <w:r>
        <w:rPr>
          <w:rFonts w:ascii="Times New Roman" w:eastAsia="Times New Roman" w:hAnsi="Times New Roman" w:cs="Times New Roman"/>
        </w:rPr>
        <w:t xml:space="preserve"> High-resolution transcriptional time-course reveals </w:t>
      </w:r>
      <w:r w:rsidR="00E12E73">
        <w:rPr>
          <w:rFonts w:ascii="Times New Roman" w:eastAsia="Times New Roman" w:hAnsi="Times New Roman" w:cs="Times New Roman"/>
        </w:rPr>
        <w:t>six</w:t>
      </w:r>
      <w:r>
        <w:rPr>
          <w:rFonts w:ascii="Times New Roman" w:eastAsia="Times New Roman" w:hAnsi="Times New Roman" w:cs="Times New Roman"/>
        </w:rPr>
        <w:t>-state genetic program that enables MTB to enter and exit hypoxia-induced dormancy.</w:t>
      </w:r>
    </w:p>
    <w:p w14:paraId="4A3D17C5" w14:textId="77777777" w:rsidR="00550DC7" w:rsidRDefault="00550DC7">
      <w:pPr>
        <w:widowControl w:val="0"/>
        <w:contextualSpacing w:val="0"/>
        <w:rPr>
          <w:rFonts w:ascii="Times New Roman" w:eastAsia="Times New Roman" w:hAnsi="Times New Roman" w:cs="Times New Roman"/>
        </w:rPr>
      </w:pPr>
    </w:p>
    <w:p w14:paraId="24C5B277" w14:textId="77777777" w:rsidR="00550DC7" w:rsidRDefault="00550DC7">
      <w:pPr>
        <w:widowControl w:val="0"/>
        <w:contextualSpacing w:val="0"/>
        <w:rPr>
          <w:rFonts w:ascii="Times New Roman" w:eastAsia="Times New Roman" w:hAnsi="Times New Roman" w:cs="Times New Roman"/>
        </w:rPr>
      </w:pPr>
    </w:p>
    <w:p w14:paraId="4F5C4729" w14:textId="66BB83D7" w:rsidR="00110C6A" w:rsidRDefault="00110C6A" w:rsidP="008B0067">
      <w:pPr>
        <w:widowControl w:val="0"/>
        <w:pBdr>
          <w:top w:val="nil"/>
          <w:left w:val="nil"/>
          <w:bottom w:val="nil"/>
          <w:right w:val="nil"/>
          <w:between w:val="nil"/>
        </w:pBdr>
        <w:jc w:val="both"/>
        <w:rPr>
          <w:rFonts w:ascii="Times New Roman" w:eastAsia="Spectral" w:hAnsi="Times New Roman" w:cs="Times New Roman"/>
        </w:rPr>
      </w:pPr>
      <w:r w:rsidRPr="00DE4B10">
        <w:rPr>
          <w:rFonts w:ascii="Times New Roman" w:eastAsia="Spectral" w:hAnsi="Times New Roman" w:cs="Times New Roman"/>
          <w:b/>
        </w:rPr>
        <w:t>Main Text:</w:t>
      </w:r>
      <w:r w:rsidRPr="00DE4B10">
        <w:rPr>
          <w:rFonts w:ascii="Times New Roman" w:eastAsia="Spectral" w:hAnsi="Times New Roman" w:cs="Times New Roman"/>
        </w:rPr>
        <w:t xml:space="preserve"> </w:t>
      </w:r>
      <w:r w:rsidRPr="00790EAA">
        <w:rPr>
          <w:rFonts w:ascii="Times New Roman" w:eastAsia="Spectral" w:hAnsi="Times New Roman" w:cs="Times New Roman"/>
          <w:i/>
        </w:rPr>
        <w:t xml:space="preserve">Mycobacterium tuberculosis </w:t>
      </w:r>
      <w:r w:rsidRPr="00790EAA">
        <w:rPr>
          <w:rFonts w:ascii="Times New Roman" w:eastAsia="Spectral" w:hAnsi="Times New Roman" w:cs="Times New Roman"/>
        </w:rPr>
        <w:t xml:space="preserve">(MTB) </w:t>
      </w:r>
      <w:r w:rsidRPr="007D252B">
        <w:rPr>
          <w:rFonts w:ascii="Times New Roman" w:hAnsi="Times New Roman" w:cs="Times New Roman"/>
        </w:rPr>
        <w:t>kills more people than any other infectious agent, causing ~10 million new cases of active tuberculosis (TB) disease and 1.7 million deaths each year</w:t>
      </w:r>
      <w:r w:rsidRPr="007D252B">
        <w:rPr>
          <w:rFonts w:ascii="Times New Roman" w:hAnsi="Times New Roman" w:cs="Times New Roman"/>
        </w:rPr>
        <w:fldChar w:fldCharType="begin">
          <w:fldData xml:space="preserve">OiBhIHN5c3RlbWF0aWMgYW5hbHlzaXMgZm9yIHRoZSBHbG9iYWwgQnVyZGVuIG9mIERpc2Vhc2Ug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</w:fldData>
        </w:fldChar>
      </w:r>
      <w:r w:rsidR="00C6047F">
        <w:rPr>
          <w:rFonts w:ascii="Times New Roman" w:hAnsi="Times New Roman" w:cs="Times New Roman"/>
        </w:rPr>
        <w:instrText xml:space="preserve"> ADDIN EN.CITE </w:instrText>
      </w:r>
      <w:r w:rsidR="00C6047F">
        <w:rPr>
          <w:rFonts w:ascii="Times New Roman" w:hAnsi="Times New Roman" w:cs="Times New Roman"/>
        </w:rPr>
        <w:fldChar w:fldCharType="begin">
          <w:fldData xml:space="preserve">PEVuZE5vdGU+PENpdGU+PEF1dGhvcj5NdXJyYXk8L0F1dGhvcj48WWVhcj4yMDE0PC9ZZWFyPjxS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==
</w:fldData>
        </w:fldChar>
      </w:r>
      <w:r w:rsidR="00C6047F">
        <w:rPr>
          <w:rFonts w:ascii="Times New Roman" w:hAnsi="Times New Roman" w:cs="Times New Roman"/>
        </w:rPr>
        <w:instrText xml:space="preserve"> ADDIN EN.CITE.DATA </w:instrText>
      </w:r>
      <w:r w:rsidR="00C6047F">
        <w:rPr>
          <w:rFonts w:ascii="Times New Roman" w:hAnsi="Times New Roman" w:cs="Times New Roman"/>
        </w:rPr>
      </w:r>
      <w:r w:rsidR="00C6047F">
        <w:rPr>
          <w:rFonts w:ascii="Times New Roman" w:hAnsi="Times New Roman" w:cs="Times New Roman"/>
        </w:rPr>
        <w:fldChar w:fldCharType="end"/>
      </w:r>
      <w:r w:rsidR="00C6047F">
        <w:rPr>
          <w:rFonts w:ascii="Times New Roman" w:hAnsi="Times New Roman" w:cs="Times New Roman"/>
        </w:rPr>
        <w:fldChar w:fldCharType="begin">
          <w:fldData xml:space="preserve">OiBhIHN5c3RlbWF0aWMgYW5hbHlzaXMgZm9yIHRoZSBHbG9iYWwgQnVyZGVuIG9mIERpc2Vhc2Ug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</w:fldData>
        </w:fldChar>
      </w:r>
      <w:r w:rsidR="00C6047F">
        <w:rPr>
          <w:rFonts w:ascii="Times New Roman" w:hAnsi="Times New Roman" w:cs="Times New Roman"/>
        </w:rPr>
        <w:instrText xml:space="preserve"> ADDIN EN.CITE.DATA </w:instrText>
      </w:r>
      <w:r w:rsidR="00C6047F">
        <w:rPr>
          <w:rFonts w:ascii="Times New Roman" w:hAnsi="Times New Roman" w:cs="Times New Roman"/>
        </w:rPr>
      </w:r>
      <w:r w:rsidR="00C6047F">
        <w:rPr>
          <w:rFonts w:ascii="Times New Roman" w:hAnsi="Times New Roman" w:cs="Times New Roman"/>
        </w:rPr>
        <w:fldChar w:fldCharType="end"/>
      </w:r>
      <w:r w:rsidRPr="007D252B">
        <w:rPr>
          <w:rFonts w:ascii="Times New Roman" w:hAnsi="Times New Roman" w:cs="Times New Roman"/>
        </w:rPr>
      </w:r>
      <w:r w:rsidRPr="007D252B">
        <w:rPr>
          <w:rFonts w:ascii="Times New Roman" w:hAnsi="Times New Roman" w:cs="Times New Roman"/>
        </w:rPr>
        <w:fldChar w:fldCharType="separate"/>
      </w:r>
      <w:r w:rsidR="00C6047F" w:rsidRPr="00C6047F">
        <w:rPr>
          <w:rFonts w:ascii="Times New Roman" w:hAnsi="Times New Roman" w:cs="Times New Roman"/>
          <w:noProof/>
          <w:vertAlign w:val="superscript"/>
        </w:rPr>
        <w:t>1</w:t>
      </w:r>
      <w:r w:rsidRPr="007D252B">
        <w:rPr>
          <w:rFonts w:ascii="Times New Roman" w:hAnsi="Times New Roman" w:cs="Times New Roman"/>
        </w:rPr>
        <w:fldChar w:fldCharType="end"/>
      </w:r>
      <w:r w:rsidRPr="007D252B">
        <w:rPr>
          <w:rFonts w:ascii="Times New Roman" w:hAnsi="Times New Roman" w:cs="Times New Roman"/>
        </w:rPr>
        <w:t>. T</w:t>
      </w:r>
      <w:r>
        <w:rPr>
          <w:rFonts w:ascii="Times New Roman" w:hAnsi="Times New Roman" w:cs="Times New Roman"/>
        </w:rPr>
        <w:t xml:space="preserve">B remains a major human public health burden, in large part due to the sizeable reservoir of latently infected individuals, who may relapse into active disease decades after acquiring the infection. </w:t>
      </w:r>
      <w:r w:rsidRPr="00790EAA">
        <w:rPr>
          <w:rFonts w:ascii="Times New Roman" w:eastAsia="Spectral" w:hAnsi="Times New Roman" w:cs="Times New Roman"/>
        </w:rPr>
        <w:t xml:space="preserve">MTB can persist </w:t>
      </w:r>
      <w:r>
        <w:rPr>
          <w:rFonts w:ascii="Times New Roman" w:eastAsia="Spectral" w:hAnsi="Times New Roman" w:cs="Times New Roman"/>
        </w:rPr>
        <w:t>in a stable, non</w:t>
      </w:r>
      <w:r w:rsidR="0085338C">
        <w:rPr>
          <w:rFonts w:ascii="Times New Roman" w:eastAsia="Spectral" w:hAnsi="Times New Roman" w:cs="Times New Roman"/>
        </w:rPr>
        <w:t>-</w:t>
      </w:r>
      <w:r>
        <w:rPr>
          <w:rFonts w:ascii="Times New Roman" w:eastAsia="Spectral" w:hAnsi="Times New Roman" w:cs="Times New Roman"/>
        </w:rPr>
        <w:t xml:space="preserve">replicative </w:t>
      </w:r>
      <w:r w:rsidR="00822E51">
        <w:rPr>
          <w:rFonts w:ascii="Times New Roman" w:eastAsia="Spectral" w:hAnsi="Times New Roman" w:cs="Times New Roman"/>
        </w:rPr>
        <w:t xml:space="preserve">(termed dormant) </w:t>
      </w:r>
      <w:r>
        <w:rPr>
          <w:rFonts w:ascii="Times New Roman" w:eastAsia="Spectral" w:hAnsi="Times New Roman" w:cs="Times New Roman"/>
        </w:rPr>
        <w:t xml:space="preserve">state </w:t>
      </w:r>
      <w:r w:rsidRPr="00790EAA">
        <w:rPr>
          <w:rFonts w:ascii="Times New Roman" w:eastAsia="Spectral" w:hAnsi="Times New Roman" w:cs="Times New Roman"/>
        </w:rPr>
        <w:t>within the host for months or years without symptoms</w:t>
      </w:r>
      <w:r>
        <w:rPr>
          <w:rFonts w:ascii="Times New Roman" w:eastAsia="Spectral" w:hAnsi="Times New Roman" w:cs="Times New Roman"/>
        </w:rPr>
        <w:t>,</w:t>
      </w:r>
      <w:r w:rsidRPr="00790EAA">
        <w:rPr>
          <w:rFonts w:ascii="Times New Roman" w:eastAsia="Spectral" w:hAnsi="Times New Roman" w:cs="Times New Roman"/>
        </w:rPr>
        <w:t xml:space="preserve"> and then revive</w:t>
      </w:r>
      <w:r>
        <w:rPr>
          <w:rFonts w:ascii="Times New Roman" w:eastAsia="Spectral" w:hAnsi="Times New Roman" w:cs="Times New Roman"/>
        </w:rPr>
        <w:t xml:space="preserve"> to </w:t>
      </w:r>
      <w:r w:rsidRPr="00790EAA">
        <w:rPr>
          <w:rFonts w:ascii="Times New Roman" w:eastAsia="Spectral" w:hAnsi="Times New Roman" w:cs="Times New Roman"/>
        </w:rPr>
        <w:t>initiat</w:t>
      </w:r>
      <w:r>
        <w:rPr>
          <w:rFonts w:ascii="Times New Roman" w:eastAsia="Spectral" w:hAnsi="Times New Roman" w:cs="Times New Roman"/>
        </w:rPr>
        <w:t>e</w:t>
      </w:r>
      <w:r w:rsidRPr="00790EAA">
        <w:rPr>
          <w:rFonts w:ascii="Times New Roman" w:eastAsia="Spectral" w:hAnsi="Times New Roman" w:cs="Times New Roman"/>
        </w:rPr>
        <w:t xml:space="preserve"> the production of lesions and active TB. </w:t>
      </w:r>
      <w:r w:rsidR="00520E80">
        <w:rPr>
          <w:rFonts w:ascii="Times New Roman" w:eastAsia="Spectral" w:hAnsi="Times New Roman" w:cs="Times New Roman"/>
        </w:rPr>
        <w:t>Moreover, dormant cells may</w:t>
      </w:r>
      <w:r w:rsidR="00520E80" w:rsidRPr="00A22E88">
        <w:rPr>
          <w:rFonts w:ascii="Times New Roman" w:eastAsia="Spectral" w:hAnsi="Times New Roman" w:cs="Times New Roman"/>
        </w:rPr>
        <w:t xml:space="preserve"> </w:t>
      </w:r>
      <w:r w:rsidR="00520E80">
        <w:rPr>
          <w:rFonts w:ascii="Times New Roman" w:eastAsia="Spectral" w:hAnsi="Times New Roman" w:cs="Times New Roman"/>
        </w:rPr>
        <w:t xml:space="preserve">be responsible for </w:t>
      </w:r>
      <w:r w:rsidR="00892FC6">
        <w:rPr>
          <w:rFonts w:ascii="Times New Roman" w:eastAsia="Spectral" w:hAnsi="Times New Roman" w:cs="Times New Roman"/>
        </w:rPr>
        <w:t xml:space="preserve">the </w:t>
      </w:r>
      <w:r w:rsidR="00520E80">
        <w:rPr>
          <w:rFonts w:ascii="Times New Roman" w:eastAsia="Spectral" w:hAnsi="Times New Roman" w:cs="Times New Roman"/>
        </w:rPr>
        <w:t>slow treatment response of active TB</w:t>
      </w:r>
      <w:r w:rsidR="00285C46">
        <w:rPr>
          <w:rFonts w:ascii="Times New Roman" w:eastAsia="Spectral" w:hAnsi="Times New Roman" w:cs="Times New Roman"/>
        </w:rPr>
        <w:t xml:space="preserve"> patients</w:t>
      </w:r>
      <w:r w:rsidR="00520E80">
        <w:rPr>
          <w:rFonts w:ascii="Times New Roman" w:eastAsia="Spectral" w:hAnsi="Times New Roman" w:cs="Times New Roman"/>
        </w:rPr>
        <w:t xml:space="preserve">. </w:t>
      </w:r>
      <w:r>
        <w:rPr>
          <w:rFonts w:ascii="Times New Roman" w:eastAsia="Spectral" w:hAnsi="Times New Roman" w:cs="Times New Roman"/>
        </w:rPr>
        <w:t>Elucidation</w:t>
      </w:r>
      <w:r w:rsidRPr="00790EAA">
        <w:rPr>
          <w:rFonts w:ascii="Times New Roman" w:eastAsia="Spectral" w:hAnsi="Times New Roman" w:cs="Times New Roman"/>
        </w:rPr>
        <w:t xml:space="preserve"> of the factors that affect </w:t>
      </w:r>
      <w:r w:rsidR="00892FC6">
        <w:rPr>
          <w:rFonts w:ascii="Times New Roman" w:eastAsia="Spectral" w:hAnsi="Times New Roman" w:cs="Times New Roman"/>
        </w:rPr>
        <w:t xml:space="preserve">treatment outcome, </w:t>
      </w:r>
      <w:r w:rsidRPr="00790EAA">
        <w:rPr>
          <w:rFonts w:ascii="Times New Roman" w:eastAsia="Spectral" w:hAnsi="Times New Roman" w:cs="Times New Roman"/>
        </w:rPr>
        <w:t xml:space="preserve">latency and activation requires </w:t>
      </w:r>
      <w:r>
        <w:rPr>
          <w:rFonts w:ascii="Times New Roman" w:eastAsia="Spectral" w:hAnsi="Times New Roman" w:cs="Times New Roman"/>
        </w:rPr>
        <w:t xml:space="preserve">a better </w:t>
      </w:r>
      <w:r w:rsidR="0085338C">
        <w:rPr>
          <w:rFonts w:ascii="Times New Roman" w:eastAsia="Spectral" w:hAnsi="Times New Roman" w:cs="Times New Roman"/>
        </w:rPr>
        <w:t xml:space="preserve">characterization </w:t>
      </w:r>
      <w:r>
        <w:rPr>
          <w:rFonts w:ascii="Times New Roman" w:eastAsia="Spectral" w:hAnsi="Times New Roman" w:cs="Times New Roman"/>
        </w:rPr>
        <w:t xml:space="preserve">of </w:t>
      </w:r>
      <w:r w:rsidR="0085338C">
        <w:rPr>
          <w:rFonts w:ascii="Times New Roman" w:eastAsia="Spectral" w:hAnsi="Times New Roman" w:cs="Times New Roman"/>
        </w:rPr>
        <w:t xml:space="preserve">functional </w:t>
      </w:r>
      <w:r>
        <w:rPr>
          <w:rFonts w:ascii="Times New Roman" w:eastAsia="Spectral" w:hAnsi="Times New Roman" w:cs="Times New Roman"/>
        </w:rPr>
        <w:t>state</w:t>
      </w:r>
      <w:r w:rsidR="0085338C">
        <w:rPr>
          <w:rFonts w:ascii="Times New Roman" w:eastAsia="Spectral" w:hAnsi="Times New Roman" w:cs="Times New Roman"/>
        </w:rPr>
        <w:t>s</w:t>
      </w:r>
      <w:r>
        <w:rPr>
          <w:rFonts w:ascii="Times New Roman" w:eastAsia="Spectral" w:hAnsi="Times New Roman" w:cs="Times New Roman"/>
        </w:rPr>
        <w:t xml:space="preserve"> </w:t>
      </w:r>
      <w:r w:rsidR="0085338C">
        <w:rPr>
          <w:rFonts w:ascii="Times New Roman" w:eastAsia="Spectral" w:hAnsi="Times New Roman" w:cs="Times New Roman"/>
        </w:rPr>
        <w:t xml:space="preserve">adopted by the pathogen </w:t>
      </w:r>
      <w:r>
        <w:rPr>
          <w:rFonts w:ascii="Times New Roman" w:eastAsia="Spectral" w:hAnsi="Times New Roman" w:cs="Times New Roman"/>
        </w:rPr>
        <w:t xml:space="preserve">during </w:t>
      </w:r>
      <w:r w:rsidR="0085338C">
        <w:rPr>
          <w:rFonts w:ascii="Times New Roman" w:eastAsia="Spectral" w:hAnsi="Times New Roman" w:cs="Times New Roman"/>
        </w:rPr>
        <w:t xml:space="preserve">progression of the </w:t>
      </w:r>
      <w:r w:rsidR="003B1D93">
        <w:rPr>
          <w:rFonts w:ascii="Times New Roman" w:eastAsia="Spectral" w:hAnsi="Times New Roman" w:cs="Times New Roman"/>
        </w:rPr>
        <w:t>disease</w:t>
      </w:r>
      <w:r>
        <w:rPr>
          <w:rFonts w:ascii="Times New Roman" w:eastAsia="Spectral" w:hAnsi="Times New Roman" w:cs="Times New Roman"/>
        </w:rPr>
        <w:t xml:space="preserve">, as well as a </w:t>
      </w:r>
      <w:r w:rsidRPr="00790EAA">
        <w:rPr>
          <w:rFonts w:ascii="Times New Roman" w:eastAsia="Spectral" w:hAnsi="Times New Roman" w:cs="Times New Roman"/>
        </w:rPr>
        <w:t xml:space="preserve">mechanistic </w:t>
      </w:r>
      <w:r w:rsidRPr="00A22E88">
        <w:rPr>
          <w:rFonts w:ascii="Times New Roman" w:eastAsia="Spectral" w:hAnsi="Times New Roman" w:cs="Times New Roman"/>
        </w:rPr>
        <w:t xml:space="preserve">understanding of </w:t>
      </w:r>
      <w:r w:rsidR="0085338C">
        <w:rPr>
          <w:rFonts w:ascii="Times New Roman" w:eastAsia="Spectral" w:hAnsi="Times New Roman" w:cs="Times New Roman"/>
        </w:rPr>
        <w:t xml:space="preserve">the genetic program that orchestrates </w:t>
      </w:r>
      <w:r w:rsidR="00822E51">
        <w:rPr>
          <w:rFonts w:ascii="Times New Roman" w:eastAsia="Spectral" w:hAnsi="Times New Roman" w:cs="Times New Roman"/>
        </w:rPr>
        <w:t xml:space="preserve">transitions </w:t>
      </w:r>
      <w:r w:rsidR="00313B57">
        <w:rPr>
          <w:rFonts w:ascii="Times New Roman" w:eastAsia="Spectral" w:hAnsi="Times New Roman" w:cs="Times New Roman"/>
        </w:rPr>
        <w:t>between these states</w:t>
      </w:r>
      <w:r w:rsidRPr="00A22E88">
        <w:rPr>
          <w:rFonts w:ascii="Times New Roman" w:eastAsia="Spectral" w:hAnsi="Times New Roman" w:cs="Times New Roman"/>
        </w:rPr>
        <w:t>.</w:t>
      </w:r>
      <w:r w:rsidR="00791145">
        <w:rPr>
          <w:rFonts w:ascii="Times New Roman" w:eastAsia="Spectral" w:hAnsi="Times New Roman" w:cs="Times New Roman"/>
        </w:rPr>
        <w:t xml:space="preserve"> </w:t>
      </w:r>
      <w:r w:rsidRPr="00A22E88">
        <w:rPr>
          <w:rFonts w:ascii="Times New Roman" w:eastAsia="Spectral" w:hAnsi="Times New Roman" w:cs="Times New Roman"/>
        </w:rPr>
        <w:t xml:space="preserve">Hypoxia, </w:t>
      </w:r>
      <w:r w:rsidRPr="007D252B">
        <w:rPr>
          <w:rFonts w:ascii="Times New Roman" w:hAnsi="Times New Roman" w:cs="Times New Roman"/>
          <w:szCs w:val="20"/>
        </w:rPr>
        <w:t xml:space="preserve">an environmental stress </w:t>
      </w:r>
      <w:r>
        <w:rPr>
          <w:rFonts w:ascii="Times New Roman" w:hAnsi="Times New Roman" w:cs="Times New Roman"/>
          <w:szCs w:val="20"/>
        </w:rPr>
        <w:t>encounter</w:t>
      </w:r>
      <w:r w:rsidR="0085338C">
        <w:rPr>
          <w:rFonts w:ascii="Times New Roman" w:hAnsi="Times New Roman" w:cs="Times New Roman"/>
          <w:szCs w:val="20"/>
        </w:rPr>
        <w:t>ed by MTB</w:t>
      </w:r>
      <w:r>
        <w:rPr>
          <w:rFonts w:ascii="Times New Roman" w:hAnsi="Times New Roman" w:cs="Times New Roman"/>
          <w:szCs w:val="20"/>
        </w:rPr>
        <w:t xml:space="preserve"> within</w:t>
      </w:r>
      <w:r w:rsidRPr="007D252B">
        <w:rPr>
          <w:rFonts w:ascii="Times New Roman" w:hAnsi="Times New Roman" w:cs="Times New Roman"/>
          <w:szCs w:val="20"/>
        </w:rPr>
        <w:t xml:space="preserve"> granulomas</w:t>
      </w:r>
      <w:r w:rsidR="00520E80">
        <w:rPr>
          <w:rFonts w:ascii="Times New Roman" w:hAnsi="Times New Roman" w:cs="Times New Roman"/>
          <w:szCs w:val="20"/>
        </w:rPr>
        <w:fldChar w:fldCharType="begin">
          <w:fldData xml:space="preserve">PEVuZE5vdGU+PENpdGU+PEF1dGhvcj5Uc2FpPC9BdXRob3I+PFllYXI+MjAwNjwvWWVhcj48UmVj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</w:fldData>
        </w:fldChar>
      </w:r>
      <w:r w:rsidR="00C6047F">
        <w:rPr>
          <w:rFonts w:ascii="Times New Roman" w:hAnsi="Times New Roman" w:cs="Times New Roman"/>
          <w:szCs w:val="20"/>
        </w:rPr>
        <w:instrText xml:space="preserve"> ADDIN EN.CITE </w:instrText>
      </w:r>
      <w:r w:rsidR="00C6047F">
        <w:rPr>
          <w:rFonts w:ascii="Times New Roman" w:hAnsi="Times New Roman" w:cs="Times New Roman"/>
          <w:szCs w:val="20"/>
        </w:rPr>
        <w:fldChar w:fldCharType="begin">
          <w:fldData xml:space="preserve">PEVuZE5vdGU+PENpdGU+PEF1dGhvcj5Uc2FpPC9BdXRob3I+PFllYXI+MjAwNjwvWWVhcj48UmVj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</w:fldData>
        </w:fldChar>
      </w:r>
      <w:r w:rsidR="00C6047F">
        <w:rPr>
          <w:rFonts w:ascii="Times New Roman" w:hAnsi="Times New Roman" w:cs="Times New Roman"/>
          <w:szCs w:val="20"/>
        </w:rPr>
        <w:instrText xml:space="preserve"> ADDIN EN.CITE.DATA </w:instrText>
      </w:r>
      <w:r w:rsidR="00C6047F">
        <w:rPr>
          <w:rFonts w:ascii="Times New Roman" w:hAnsi="Times New Roman" w:cs="Times New Roman"/>
          <w:szCs w:val="20"/>
        </w:rPr>
      </w:r>
      <w:r w:rsidR="00C6047F">
        <w:rPr>
          <w:rFonts w:ascii="Times New Roman" w:hAnsi="Times New Roman" w:cs="Times New Roman"/>
          <w:szCs w:val="20"/>
        </w:rPr>
        <w:fldChar w:fldCharType="end"/>
      </w:r>
      <w:r w:rsidR="00520E80">
        <w:rPr>
          <w:rFonts w:ascii="Times New Roman" w:hAnsi="Times New Roman" w:cs="Times New Roman"/>
          <w:szCs w:val="20"/>
        </w:rPr>
      </w:r>
      <w:r w:rsidR="00520E80">
        <w:rPr>
          <w:rFonts w:ascii="Times New Roman" w:hAnsi="Times New Roman" w:cs="Times New Roman"/>
          <w:szCs w:val="20"/>
        </w:rPr>
        <w:fldChar w:fldCharType="separate"/>
      </w:r>
      <w:r w:rsidR="00C6047F" w:rsidRPr="00C6047F">
        <w:rPr>
          <w:rFonts w:ascii="Times New Roman" w:hAnsi="Times New Roman" w:cs="Times New Roman"/>
          <w:noProof/>
          <w:szCs w:val="20"/>
          <w:vertAlign w:val="superscript"/>
        </w:rPr>
        <w:t>2</w:t>
      </w:r>
      <w:r w:rsidR="00520E80">
        <w:rPr>
          <w:rFonts w:ascii="Times New Roman" w:hAnsi="Times New Roman" w:cs="Times New Roman"/>
          <w:szCs w:val="20"/>
        </w:rPr>
        <w:fldChar w:fldCharType="end"/>
      </w:r>
      <w:r w:rsidRPr="007D252B">
        <w:rPr>
          <w:rFonts w:ascii="Times New Roman" w:hAnsi="Times New Roman" w:cs="Times New Roman"/>
          <w:szCs w:val="20"/>
        </w:rPr>
        <w:t>,</w:t>
      </w:r>
      <w:r w:rsidRPr="00A22E88">
        <w:rPr>
          <w:rFonts w:ascii="Times New Roman" w:eastAsia="Spectral" w:hAnsi="Times New Roman" w:cs="Times New Roman"/>
        </w:rPr>
        <w:t xml:space="preserve"> is sufficient to </w:t>
      </w:r>
      <w:r w:rsidR="00822E51">
        <w:rPr>
          <w:rFonts w:ascii="Times New Roman" w:eastAsia="Spectral" w:hAnsi="Times New Roman" w:cs="Times New Roman"/>
        </w:rPr>
        <w:t>shift</w:t>
      </w:r>
      <w:r w:rsidR="00822E51" w:rsidRPr="00A22E88">
        <w:rPr>
          <w:rFonts w:ascii="Times New Roman" w:eastAsia="Spectral" w:hAnsi="Times New Roman" w:cs="Times New Roman"/>
        </w:rPr>
        <w:t xml:space="preserve"> </w:t>
      </w:r>
      <w:r>
        <w:rPr>
          <w:rFonts w:ascii="Times New Roman" w:eastAsia="Spectral" w:hAnsi="Times New Roman" w:cs="Times New Roman"/>
        </w:rPr>
        <w:t>the pathogen</w:t>
      </w:r>
      <w:r w:rsidRPr="00A22E88">
        <w:rPr>
          <w:rFonts w:ascii="Times New Roman" w:eastAsia="Spectral" w:hAnsi="Times New Roman" w:cs="Times New Roman"/>
        </w:rPr>
        <w:t xml:space="preserve"> into a defined non-growing survival form, </w:t>
      </w:r>
      <w:r>
        <w:rPr>
          <w:rFonts w:ascii="Times New Roman" w:eastAsia="Spectral" w:hAnsi="Times New Roman" w:cs="Times New Roman"/>
        </w:rPr>
        <w:lastRenderedPageBreak/>
        <w:t>which</w:t>
      </w:r>
      <w:r w:rsidRPr="00A22E88">
        <w:rPr>
          <w:rFonts w:ascii="Times New Roman" w:eastAsia="Spectral" w:hAnsi="Times New Roman" w:cs="Times New Roman"/>
        </w:rPr>
        <w:t xml:space="preserve"> can be reversed upon aeration of the culture</w:t>
      </w:r>
      <w:r w:rsidR="00D17A05">
        <w:rPr>
          <w:rFonts w:ascii="Times New Roman" w:eastAsia="Spectral" w:hAnsi="Times New Roman" w:cs="Times New Roman"/>
        </w:rPr>
        <w:fldChar w:fldCharType="begin"/>
      </w:r>
      <w:r w:rsidR="00C6047F">
        <w:rPr>
          <w:rFonts w:ascii="Times New Roman" w:eastAsia="Spectral" w:hAnsi="Times New Roman" w:cs="Times New Roman"/>
        </w:rPr>
        <w:instrText xml:space="preserve"> ADDIN EN.CITE &lt;EndNote&gt;&lt;Cite&gt;&lt;Author&gt;Chao&lt;/Author&gt;&lt;Year&gt;2010&lt;/Year&gt;&lt;RecNum&gt;1492&lt;/RecNum&gt;&lt;DisplayText&gt;&lt;style face="superscript"&gt;3&lt;/style&gt;&lt;/DisplayText&gt;&lt;record&gt;&lt;rec-number&gt;1492&lt;/rec-number&gt;&lt;foreign-keys&gt;&lt;key app="EN" db-id="d2r9zze949dxtjefpfqvxrwj9ax2atddseza" timestamp="1533743319"&gt;1492&lt;/key&gt;&lt;/foreign-keys&gt;&lt;ref-type name="Journal Article"&gt;17&lt;/ref-type&gt;&lt;contributors&gt;&lt;authors&gt;&lt;author&gt;Chao, M. C.&lt;/author&gt;&lt;author&gt;Rubin, E. J.&lt;/author&gt;&lt;/authors&gt;&lt;/contributors&gt;&lt;auth-address&gt;Department of Immunology and Infectious Diseases, Harvard School of Public Health, Boston, Massachusetts 02115, USA. mchao@fas.harvard.edu&lt;/auth-address&gt;&lt;titles&gt;&lt;title&gt;Letting sleeping dos lie: does dormancy play a role in tuberculosis?&lt;/title&gt;&lt;secondary-title&gt;Annu Rev Microbiol&lt;/secondary-title&gt;&lt;/titles&gt;&lt;periodical&gt;&lt;full-title&gt;Annu Rev Microbiol&lt;/full-title&gt;&lt;/periodical&gt;&lt;pages&gt;293-311&lt;/pages&gt;&lt;volume&gt;64&lt;/volume&gt;&lt;keywords&gt;&lt;keyword&gt;Animals&lt;/keyword&gt;&lt;keyword&gt;Antitubercular Agents/pharmacology&lt;/keyword&gt;&lt;keyword&gt;Disease Models, Animal&lt;/keyword&gt;&lt;keyword&gt;Drug Resistance, Bacterial&lt;/keyword&gt;&lt;keyword&gt;Humans&lt;/keyword&gt;&lt;keyword&gt;Latent Tuberculosis/*microbiology&lt;/keyword&gt;&lt;keyword&gt;Models, Biological&lt;/keyword&gt;&lt;keyword&gt;Mycobacterium tuberculosis/growth &amp;amp; development/pathogenicity/*physiology&lt;/keyword&gt;&lt;keyword&gt;Virulence&lt;/keyword&gt;&lt;/keywords&gt;&lt;dates&gt;&lt;year&gt;2010&lt;/year&gt;&lt;/dates&gt;&lt;isbn&gt;1545-3251 (Electronic)&amp;#xD;0066-4227 (Linking)&lt;/isbn&gt;&lt;accession-num&gt;20825351&lt;/accession-num&gt;&lt;urls&gt;&lt;related-urls&gt;&lt;url&gt;https://www.ncbi.nlm.nih.gov/pubmed/20825351&lt;/url&gt;&lt;/related-urls&gt;&lt;/urls&gt;&lt;electronic-resource-num&gt;10.1146/annurev.micro.112408.134043&lt;/electronic-resource-num&gt;&lt;/record&gt;&lt;/Cite&gt;&lt;/EndNote&gt;</w:instrText>
      </w:r>
      <w:r w:rsidR="00D17A05">
        <w:rPr>
          <w:rFonts w:ascii="Times New Roman" w:eastAsia="Spectral" w:hAnsi="Times New Roman" w:cs="Times New Roman"/>
        </w:rPr>
        <w:fldChar w:fldCharType="separate"/>
      </w:r>
      <w:r w:rsidR="00C6047F" w:rsidRPr="00C6047F">
        <w:rPr>
          <w:rFonts w:ascii="Times New Roman" w:eastAsia="Spectral" w:hAnsi="Times New Roman" w:cs="Times New Roman"/>
          <w:noProof/>
          <w:vertAlign w:val="superscript"/>
        </w:rPr>
        <w:t>3</w:t>
      </w:r>
      <w:r w:rsidR="00D17A05">
        <w:rPr>
          <w:rFonts w:ascii="Times New Roman" w:eastAsia="Spectral" w:hAnsi="Times New Roman" w:cs="Times New Roman"/>
        </w:rPr>
        <w:fldChar w:fldCharType="end"/>
      </w:r>
      <w:r w:rsidRPr="00A22E88">
        <w:rPr>
          <w:rFonts w:ascii="Times New Roman" w:eastAsia="Spectral" w:hAnsi="Times New Roman" w:cs="Times New Roman"/>
        </w:rPr>
        <w:t xml:space="preserve">. Therefore, hypoxia has been leveraged as an </w:t>
      </w:r>
      <w:r w:rsidRPr="00A22E88">
        <w:rPr>
          <w:rFonts w:ascii="Times New Roman" w:eastAsia="Spectral" w:hAnsi="Times New Roman" w:cs="Times New Roman"/>
          <w:i/>
        </w:rPr>
        <w:t>in vitro</w:t>
      </w:r>
      <w:r w:rsidRPr="00A22E88">
        <w:rPr>
          <w:rFonts w:ascii="Times New Roman" w:eastAsia="Spectral" w:hAnsi="Times New Roman" w:cs="Times New Roman"/>
        </w:rPr>
        <w:t xml:space="preserve"> approximation to study MTB dormancy</w:t>
      </w:r>
      <w:r>
        <w:rPr>
          <w:rFonts w:ascii="Times New Roman" w:eastAsia="Spectral" w:hAnsi="Times New Roman" w:cs="Times New Roman"/>
        </w:rPr>
        <w:t xml:space="preserve"> and the underlying genetic programs</w:t>
      </w:r>
      <w:r w:rsidRPr="00A22E88">
        <w:rPr>
          <w:rFonts w:ascii="Times New Roman" w:eastAsia="Spectral" w:hAnsi="Times New Roman" w:cs="Times New Roman"/>
        </w:rPr>
        <w:t xml:space="preserve">. </w:t>
      </w:r>
      <w:r>
        <w:rPr>
          <w:rFonts w:ascii="Times New Roman" w:eastAsia="Spectral" w:hAnsi="Times New Roman" w:cs="Times New Roman"/>
        </w:rPr>
        <w:t xml:space="preserve">However, previous transcriptional analyses under </w:t>
      </w:r>
      <w:r w:rsidRPr="007D252B">
        <w:rPr>
          <w:rFonts w:ascii="Times New Roman" w:eastAsia="Spectral" w:hAnsi="Times New Roman" w:cs="Times New Roman"/>
          <w:i/>
        </w:rPr>
        <w:t>in vitro</w:t>
      </w:r>
      <w:r>
        <w:rPr>
          <w:rFonts w:ascii="Times New Roman" w:eastAsia="Spectral" w:hAnsi="Times New Roman" w:cs="Times New Roman"/>
        </w:rPr>
        <w:t xml:space="preserve"> hypoxic conditions </w:t>
      </w:r>
      <w:r w:rsidR="002979A1">
        <w:rPr>
          <w:rFonts w:ascii="Times New Roman" w:eastAsia="Spectral" w:hAnsi="Times New Roman" w:cs="Times New Roman"/>
        </w:rPr>
        <w:t>(via Wayne model in which MTB cultures are sealed and gradually depleted of oxgyen</w:t>
      </w:r>
      <w:r w:rsidR="00D17A05">
        <w:rPr>
          <w:rFonts w:ascii="Times New Roman" w:eastAsia="Spectral" w:hAnsi="Times New Roman" w:cs="Times New Roman"/>
        </w:rPr>
        <w:fldChar w:fldCharType="begin">
          <w:fldData xml:space="preserve">PEVuZE5vdGU+PENpdGU+PEF1dGhvcj5XYXluZTwvQXV0aG9yPjxZZWFyPjIwMDE8L1llYXI+PFJl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==
</w:fldData>
        </w:fldChar>
      </w:r>
      <w:r w:rsidR="00C6047F">
        <w:rPr>
          <w:rFonts w:ascii="Times New Roman" w:eastAsia="Spectral" w:hAnsi="Times New Roman" w:cs="Times New Roman"/>
        </w:rPr>
        <w:instrText xml:space="preserve"> ADDIN EN.CITE </w:instrText>
      </w:r>
      <w:r w:rsidR="00C6047F">
        <w:rPr>
          <w:rFonts w:ascii="Times New Roman" w:eastAsia="Spectral" w:hAnsi="Times New Roman" w:cs="Times New Roman"/>
        </w:rPr>
        <w:fldChar w:fldCharType="begin">
          <w:fldData xml:space="preserve">PEVuZE5vdGU+PENpdGU+PEF1dGhvcj5XYXluZTwvQXV0aG9yPjxZZWFyPjIwMDE8L1llYXI+PFJl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==
</w:fldData>
        </w:fldChar>
      </w:r>
      <w:r w:rsidR="00C6047F">
        <w:rPr>
          <w:rFonts w:ascii="Times New Roman" w:eastAsia="Spectral" w:hAnsi="Times New Roman" w:cs="Times New Roman"/>
        </w:rPr>
        <w:instrText xml:space="preserve"> ADDIN EN.CITE.DATA </w:instrText>
      </w:r>
      <w:r w:rsidR="00C6047F">
        <w:rPr>
          <w:rFonts w:ascii="Times New Roman" w:eastAsia="Spectral" w:hAnsi="Times New Roman" w:cs="Times New Roman"/>
        </w:rPr>
      </w:r>
      <w:r w:rsidR="00C6047F">
        <w:rPr>
          <w:rFonts w:ascii="Times New Roman" w:eastAsia="Spectral" w:hAnsi="Times New Roman" w:cs="Times New Roman"/>
        </w:rPr>
        <w:fldChar w:fldCharType="end"/>
      </w:r>
      <w:r w:rsidR="00D17A05">
        <w:rPr>
          <w:rFonts w:ascii="Times New Roman" w:eastAsia="Spectral" w:hAnsi="Times New Roman" w:cs="Times New Roman"/>
        </w:rPr>
      </w:r>
      <w:r w:rsidR="00D17A05">
        <w:rPr>
          <w:rFonts w:ascii="Times New Roman" w:eastAsia="Spectral" w:hAnsi="Times New Roman" w:cs="Times New Roman"/>
        </w:rPr>
        <w:fldChar w:fldCharType="separate"/>
      </w:r>
      <w:r w:rsidR="00C6047F" w:rsidRPr="00C6047F">
        <w:rPr>
          <w:rFonts w:ascii="Times New Roman" w:eastAsia="Spectral" w:hAnsi="Times New Roman" w:cs="Times New Roman"/>
          <w:noProof/>
          <w:vertAlign w:val="superscript"/>
        </w:rPr>
        <w:t>4,5</w:t>
      </w:r>
      <w:r w:rsidR="00D17A05">
        <w:rPr>
          <w:rFonts w:ascii="Times New Roman" w:eastAsia="Spectral" w:hAnsi="Times New Roman" w:cs="Times New Roman"/>
        </w:rPr>
        <w:fldChar w:fldCharType="end"/>
      </w:r>
      <w:r w:rsidR="002979A1">
        <w:rPr>
          <w:rFonts w:ascii="Times New Roman" w:eastAsia="Spectral" w:hAnsi="Times New Roman" w:cs="Times New Roman"/>
        </w:rPr>
        <w:t xml:space="preserve"> or the defined hypoxia model in which nitrogen gas is flowed into the headspace to rapidly deplete oxygen</w:t>
      </w:r>
      <w:r w:rsidR="004E6F93">
        <w:rPr>
          <w:rFonts w:ascii="Times New Roman" w:eastAsia="Spectral" w:hAnsi="Times New Roman" w:cs="Times New Roman"/>
        </w:rPr>
        <w:fldChar w:fldCharType="begin">
          <w:fldData xml:space="preserve">PEVuZE5vdGU+PENpdGU+PEF1dGhvcj5LZW1wbmVyPC9BdXRob3I+PFllYXI+MTkzOTwvWWVhcj48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=
</w:fldData>
        </w:fldChar>
      </w:r>
      <w:r w:rsidR="00C6047F">
        <w:rPr>
          <w:rFonts w:ascii="Times New Roman" w:eastAsia="Spectral" w:hAnsi="Times New Roman" w:cs="Times New Roman"/>
        </w:rPr>
        <w:instrText xml:space="preserve"> ADDIN EN.CITE </w:instrText>
      </w:r>
      <w:r w:rsidR="00C6047F">
        <w:rPr>
          <w:rFonts w:ascii="Times New Roman" w:eastAsia="Spectral" w:hAnsi="Times New Roman" w:cs="Times New Roman"/>
        </w:rPr>
        <w:fldChar w:fldCharType="begin">
          <w:fldData xml:space="preserve">PEVuZE5vdGU+PENpdGU+PEF1dGhvcj5LZW1wbmVyPC9BdXRob3I+PFllYXI+MTkzOTwvWWVhcj48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=
</w:fldData>
        </w:fldChar>
      </w:r>
      <w:r w:rsidR="00C6047F">
        <w:rPr>
          <w:rFonts w:ascii="Times New Roman" w:eastAsia="Spectral" w:hAnsi="Times New Roman" w:cs="Times New Roman"/>
        </w:rPr>
        <w:instrText xml:space="preserve"> ADDIN EN.CITE.DATA </w:instrText>
      </w:r>
      <w:r w:rsidR="00C6047F">
        <w:rPr>
          <w:rFonts w:ascii="Times New Roman" w:eastAsia="Spectral" w:hAnsi="Times New Roman" w:cs="Times New Roman"/>
        </w:rPr>
      </w:r>
      <w:r w:rsidR="00C6047F">
        <w:rPr>
          <w:rFonts w:ascii="Times New Roman" w:eastAsia="Spectral" w:hAnsi="Times New Roman" w:cs="Times New Roman"/>
        </w:rPr>
        <w:fldChar w:fldCharType="end"/>
      </w:r>
      <w:r w:rsidR="004E6F93">
        <w:rPr>
          <w:rFonts w:ascii="Times New Roman" w:eastAsia="Spectral" w:hAnsi="Times New Roman" w:cs="Times New Roman"/>
        </w:rPr>
      </w:r>
      <w:r w:rsidR="004E6F93">
        <w:rPr>
          <w:rFonts w:ascii="Times New Roman" w:eastAsia="Spectral" w:hAnsi="Times New Roman" w:cs="Times New Roman"/>
        </w:rPr>
        <w:fldChar w:fldCharType="separate"/>
      </w:r>
      <w:r w:rsidR="00C6047F" w:rsidRPr="00C6047F">
        <w:rPr>
          <w:rFonts w:ascii="Times New Roman" w:eastAsia="Spectral" w:hAnsi="Times New Roman" w:cs="Times New Roman"/>
          <w:noProof/>
          <w:vertAlign w:val="superscript"/>
        </w:rPr>
        <w:t>6,7</w:t>
      </w:r>
      <w:r w:rsidR="004E6F93">
        <w:rPr>
          <w:rFonts w:ascii="Times New Roman" w:eastAsia="Spectral" w:hAnsi="Times New Roman" w:cs="Times New Roman"/>
        </w:rPr>
        <w:fldChar w:fldCharType="end"/>
      </w:r>
      <w:r w:rsidR="002979A1">
        <w:rPr>
          <w:rFonts w:ascii="Times New Roman" w:eastAsia="Spectral" w:hAnsi="Times New Roman" w:cs="Times New Roman"/>
        </w:rPr>
        <w:t>)</w:t>
      </w:r>
      <w:r>
        <w:rPr>
          <w:rFonts w:ascii="Times New Roman" w:eastAsia="Spectral" w:hAnsi="Times New Roman" w:cs="Times New Roman"/>
        </w:rPr>
        <w:t xml:space="preserve"> </w:t>
      </w:r>
      <w:r w:rsidR="00285C46">
        <w:rPr>
          <w:rFonts w:ascii="Times New Roman" w:eastAsia="Spectral" w:hAnsi="Times New Roman" w:cs="Times New Roman"/>
        </w:rPr>
        <w:t>were</w:t>
      </w:r>
      <w:r w:rsidR="002979A1">
        <w:rPr>
          <w:rFonts w:ascii="Times New Roman" w:eastAsia="Spectral" w:hAnsi="Times New Roman" w:cs="Times New Roman"/>
        </w:rPr>
        <w:t xml:space="preserve"> </w:t>
      </w:r>
      <w:r>
        <w:rPr>
          <w:rFonts w:ascii="Times New Roman" w:eastAsia="Spectral" w:hAnsi="Times New Roman" w:cs="Times New Roman"/>
        </w:rPr>
        <w:t xml:space="preserve">limited to </w:t>
      </w:r>
      <w:r w:rsidRPr="00DE4B10">
        <w:rPr>
          <w:rFonts w:ascii="Times New Roman" w:eastAsia="Spectral" w:hAnsi="Times New Roman" w:cs="Times New Roman"/>
        </w:rPr>
        <w:t>either static snapshots, or low-resolution time-course studies</w:t>
      </w:r>
      <w:r w:rsidR="00A7065A">
        <w:rPr>
          <w:rFonts w:ascii="Times New Roman" w:eastAsia="Spectral" w:hAnsi="Times New Roman" w:cs="Times New Roman"/>
        </w:rPr>
        <w:fldChar w:fldCharType="begin">
          <w:fldData xml:space="preserve">PEVuZE5vdGU+PENpdGU+PEF1dGhvcj5SdXN0YWQ8L0F1dGhvcj48WWVhcj4yMDA4PC9ZZWFyPjxS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</w:fldData>
        </w:fldChar>
      </w:r>
      <w:r w:rsidR="00C6047F">
        <w:rPr>
          <w:rFonts w:ascii="Times New Roman" w:eastAsia="Spectral" w:hAnsi="Times New Roman" w:cs="Times New Roman"/>
        </w:rPr>
        <w:instrText xml:space="preserve"> ADDIN EN.CITE </w:instrText>
      </w:r>
      <w:r w:rsidR="00C6047F">
        <w:rPr>
          <w:rFonts w:ascii="Times New Roman" w:eastAsia="Spectral" w:hAnsi="Times New Roman" w:cs="Times New Roman"/>
        </w:rPr>
        <w:fldChar w:fldCharType="begin">
          <w:fldData xml:space="preserve">PEVuZE5vdGU+PENpdGU+PEF1dGhvcj5SdXN0YWQ8L0F1dGhvcj48WWVhcj4yMDA4PC9ZZWFyPjxS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</w:fldData>
        </w:fldChar>
      </w:r>
      <w:r w:rsidR="00C6047F">
        <w:rPr>
          <w:rFonts w:ascii="Times New Roman" w:eastAsia="Spectral" w:hAnsi="Times New Roman" w:cs="Times New Roman"/>
        </w:rPr>
        <w:instrText xml:space="preserve"> ADDIN EN.CITE.DATA </w:instrText>
      </w:r>
      <w:r w:rsidR="00C6047F">
        <w:rPr>
          <w:rFonts w:ascii="Times New Roman" w:eastAsia="Spectral" w:hAnsi="Times New Roman" w:cs="Times New Roman"/>
        </w:rPr>
      </w:r>
      <w:r w:rsidR="00C6047F">
        <w:rPr>
          <w:rFonts w:ascii="Times New Roman" w:eastAsia="Spectral" w:hAnsi="Times New Roman" w:cs="Times New Roman"/>
        </w:rPr>
        <w:fldChar w:fldCharType="end"/>
      </w:r>
      <w:r w:rsidR="00A7065A">
        <w:rPr>
          <w:rFonts w:ascii="Times New Roman" w:eastAsia="Spectral" w:hAnsi="Times New Roman" w:cs="Times New Roman"/>
        </w:rPr>
      </w:r>
      <w:r w:rsidR="00A7065A">
        <w:rPr>
          <w:rFonts w:ascii="Times New Roman" w:eastAsia="Spectral" w:hAnsi="Times New Roman" w:cs="Times New Roman"/>
        </w:rPr>
        <w:fldChar w:fldCharType="separate"/>
      </w:r>
      <w:r w:rsidR="00C6047F" w:rsidRPr="00C6047F">
        <w:rPr>
          <w:rFonts w:ascii="Times New Roman" w:eastAsia="Spectral" w:hAnsi="Times New Roman" w:cs="Times New Roman"/>
          <w:noProof/>
          <w:vertAlign w:val="superscript"/>
        </w:rPr>
        <w:t>8-10</w:t>
      </w:r>
      <w:r w:rsidR="00A7065A">
        <w:rPr>
          <w:rFonts w:ascii="Times New Roman" w:eastAsia="Spectral" w:hAnsi="Times New Roman" w:cs="Times New Roman"/>
        </w:rPr>
        <w:fldChar w:fldCharType="end"/>
      </w:r>
      <w:r>
        <w:rPr>
          <w:rFonts w:ascii="Times New Roman" w:eastAsia="Spectral" w:hAnsi="Times New Roman" w:cs="Times New Roman"/>
        </w:rPr>
        <w:t xml:space="preserve">. Moreover, deletion of </w:t>
      </w:r>
      <w:r w:rsidRPr="00DE4B10">
        <w:rPr>
          <w:rFonts w:ascii="Times New Roman" w:eastAsia="Spectral" w:hAnsi="Times New Roman" w:cs="Times New Roman"/>
        </w:rPr>
        <w:t xml:space="preserve">previously identified </w:t>
      </w:r>
      <w:r>
        <w:rPr>
          <w:rFonts w:ascii="Times New Roman" w:eastAsia="Spectral" w:hAnsi="Times New Roman" w:cs="Times New Roman"/>
        </w:rPr>
        <w:t xml:space="preserve">transcriptional </w:t>
      </w:r>
      <w:r w:rsidRPr="00DE4B10">
        <w:rPr>
          <w:rFonts w:ascii="Times New Roman" w:eastAsia="Spectral" w:hAnsi="Times New Roman" w:cs="Times New Roman"/>
        </w:rPr>
        <w:t xml:space="preserve">regulators thought crucial to </w:t>
      </w:r>
      <w:r>
        <w:rPr>
          <w:rFonts w:ascii="Times New Roman" w:eastAsia="Spectral" w:hAnsi="Times New Roman" w:cs="Times New Roman"/>
        </w:rPr>
        <w:t>hypoxia-induced dormancy</w:t>
      </w:r>
      <w:r w:rsidR="00892FC6">
        <w:rPr>
          <w:rFonts w:ascii="Times New Roman" w:eastAsia="Spectral" w:hAnsi="Times New Roman" w:cs="Times New Roman"/>
        </w:rPr>
        <w:t xml:space="preserve"> (i.e. </w:t>
      </w:r>
      <w:proofErr w:type="spellStart"/>
      <w:r w:rsidR="00892FC6" w:rsidRPr="00BE0C3E">
        <w:rPr>
          <w:rFonts w:ascii="Times New Roman" w:eastAsia="Spectral" w:hAnsi="Times New Roman" w:cs="Times New Roman"/>
        </w:rPr>
        <w:t>Δ</w:t>
      </w:r>
      <w:r w:rsidR="00892FC6" w:rsidRPr="005A46BA">
        <w:rPr>
          <w:rFonts w:ascii="Times New Roman" w:eastAsia="Spectral" w:hAnsi="Times New Roman" w:cs="Times New Roman"/>
          <w:i/>
        </w:rPr>
        <w:t>dosR</w:t>
      </w:r>
      <w:proofErr w:type="spellEnd"/>
      <w:r w:rsidR="00892FC6">
        <w:rPr>
          <w:rFonts w:ascii="Times New Roman" w:eastAsia="Spectral" w:hAnsi="Times New Roman" w:cs="Times New Roman"/>
        </w:rPr>
        <w:t xml:space="preserve">, </w:t>
      </w:r>
      <w:proofErr w:type="spellStart"/>
      <w:r w:rsidR="00892FC6" w:rsidRPr="00BE0C3E">
        <w:rPr>
          <w:rFonts w:ascii="Times New Roman" w:eastAsia="Spectral" w:hAnsi="Times New Roman" w:cs="Times New Roman"/>
        </w:rPr>
        <w:t>Δ</w:t>
      </w:r>
      <w:r w:rsidR="00892FC6" w:rsidRPr="005A46BA">
        <w:rPr>
          <w:rFonts w:ascii="Times New Roman" w:eastAsia="Spectral" w:hAnsi="Times New Roman" w:cs="Times New Roman"/>
          <w:i/>
        </w:rPr>
        <w:t>sigE</w:t>
      </w:r>
      <w:r w:rsidR="00892FC6" w:rsidRPr="00BE0C3E">
        <w:rPr>
          <w:rFonts w:ascii="Times New Roman" w:eastAsia="Spectral" w:hAnsi="Times New Roman" w:cs="Times New Roman"/>
        </w:rPr>
        <w:t>Δ</w:t>
      </w:r>
      <w:r w:rsidR="00892FC6" w:rsidRPr="005A46BA">
        <w:rPr>
          <w:rFonts w:ascii="Times New Roman" w:eastAsia="Spectral" w:hAnsi="Times New Roman" w:cs="Times New Roman"/>
          <w:i/>
        </w:rPr>
        <w:t>sigH</w:t>
      </w:r>
      <w:proofErr w:type="spellEnd"/>
      <w:r w:rsidR="00892FC6">
        <w:rPr>
          <w:rFonts w:ascii="Times New Roman" w:eastAsia="Spectral" w:hAnsi="Times New Roman" w:cs="Times New Roman"/>
        </w:rPr>
        <w:t>)</w:t>
      </w:r>
      <w:r>
        <w:rPr>
          <w:rFonts w:ascii="Times New Roman" w:eastAsia="Spectral" w:hAnsi="Times New Roman" w:cs="Times New Roman"/>
        </w:rPr>
        <w:t>,</w:t>
      </w:r>
      <w:r w:rsidRPr="00DE4B10">
        <w:rPr>
          <w:rFonts w:ascii="Times New Roman" w:eastAsia="Spectral" w:hAnsi="Times New Roman" w:cs="Times New Roman"/>
        </w:rPr>
        <w:t xml:space="preserve"> confer</w:t>
      </w:r>
      <w:r>
        <w:rPr>
          <w:rFonts w:ascii="Times New Roman" w:eastAsia="Spectral" w:hAnsi="Times New Roman" w:cs="Times New Roman"/>
        </w:rPr>
        <w:t>red</w:t>
      </w:r>
      <w:r w:rsidRPr="00DE4B10">
        <w:rPr>
          <w:rFonts w:ascii="Times New Roman" w:eastAsia="Spectral" w:hAnsi="Times New Roman" w:cs="Times New Roman"/>
        </w:rPr>
        <w:t xml:space="preserve"> only mild growth defects </w:t>
      </w:r>
      <w:r>
        <w:rPr>
          <w:rFonts w:ascii="Times New Roman" w:eastAsia="Spectral" w:hAnsi="Times New Roman" w:cs="Times New Roman"/>
        </w:rPr>
        <w:t>under hypoxic conditions</w:t>
      </w:r>
      <w:r w:rsidR="00812169">
        <w:rPr>
          <w:rFonts w:ascii="Times New Roman" w:eastAsia="Spectral" w:hAnsi="Times New Roman" w:cs="Times New Roman"/>
        </w:rPr>
        <w:fldChar w:fldCharType="begin">
          <w:fldData xml:space="preserve">PEVuZE5vdGU+PENpdGU+PEF1dGhvcj5SdXN0YWQ8L0F1dGhvcj48WWVhcj4yMDA4PC9ZZWFyPjxS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</w:fldData>
        </w:fldChar>
      </w:r>
      <w:r w:rsidR="00C6047F">
        <w:rPr>
          <w:rFonts w:ascii="Times New Roman" w:eastAsia="Spectral" w:hAnsi="Times New Roman" w:cs="Times New Roman"/>
        </w:rPr>
        <w:instrText xml:space="preserve"> ADDIN EN.CITE </w:instrText>
      </w:r>
      <w:r w:rsidR="00C6047F">
        <w:rPr>
          <w:rFonts w:ascii="Times New Roman" w:eastAsia="Spectral" w:hAnsi="Times New Roman" w:cs="Times New Roman"/>
        </w:rPr>
        <w:fldChar w:fldCharType="begin">
          <w:fldData xml:space="preserve">PEVuZE5vdGU+PENpdGU+PEF1dGhvcj5SdXN0YWQ8L0F1dGhvcj48WWVhcj4yMDA4PC9ZZWFyPjxS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</w:fldData>
        </w:fldChar>
      </w:r>
      <w:r w:rsidR="00C6047F">
        <w:rPr>
          <w:rFonts w:ascii="Times New Roman" w:eastAsia="Spectral" w:hAnsi="Times New Roman" w:cs="Times New Roman"/>
        </w:rPr>
        <w:instrText xml:space="preserve"> ADDIN EN.CITE.DATA </w:instrText>
      </w:r>
      <w:r w:rsidR="00C6047F">
        <w:rPr>
          <w:rFonts w:ascii="Times New Roman" w:eastAsia="Spectral" w:hAnsi="Times New Roman" w:cs="Times New Roman"/>
        </w:rPr>
      </w:r>
      <w:r w:rsidR="00C6047F">
        <w:rPr>
          <w:rFonts w:ascii="Times New Roman" w:eastAsia="Spectral" w:hAnsi="Times New Roman" w:cs="Times New Roman"/>
        </w:rPr>
        <w:fldChar w:fldCharType="end"/>
      </w:r>
      <w:r w:rsidR="00812169">
        <w:rPr>
          <w:rFonts w:ascii="Times New Roman" w:eastAsia="Spectral" w:hAnsi="Times New Roman" w:cs="Times New Roman"/>
        </w:rPr>
      </w:r>
      <w:r w:rsidR="00812169">
        <w:rPr>
          <w:rFonts w:ascii="Times New Roman" w:eastAsia="Spectral" w:hAnsi="Times New Roman" w:cs="Times New Roman"/>
        </w:rPr>
        <w:fldChar w:fldCharType="separate"/>
      </w:r>
      <w:r w:rsidR="00C6047F" w:rsidRPr="00C6047F">
        <w:rPr>
          <w:rFonts w:ascii="Times New Roman" w:eastAsia="Spectral" w:hAnsi="Times New Roman" w:cs="Times New Roman"/>
          <w:noProof/>
          <w:vertAlign w:val="superscript"/>
        </w:rPr>
        <w:t>8,11,12</w:t>
      </w:r>
      <w:r w:rsidR="00812169">
        <w:rPr>
          <w:rFonts w:ascii="Times New Roman" w:eastAsia="Spectral" w:hAnsi="Times New Roman" w:cs="Times New Roman"/>
        </w:rPr>
        <w:fldChar w:fldCharType="end"/>
      </w:r>
      <w:r w:rsidRPr="00DE4B10">
        <w:rPr>
          <w:rFonts w:ascii="Times New Roman" w:eastAsia="Spectral" w:hAnsi="Times New Roman" w:cs="Times New Roman"/>
        </w:rPr>
        <w:t xml:space="preserve">, suggesting </w:t>
      </w:r>
      <w:r w:rsidR="00835B22">
        <w:rPr>
          <w:rFonts w:ascii="Times New Roman" w:eastAsia="Spectral" w:hAnsi="Times New Roman" w:cs="Times New Roman"/>
        </w:rPr>
        <w:t xml:space="preserve">a </w:t>
      </w:r>
      <w:r w:rsidRPr="00DE4B10">
        <w:rPr>
          <w:rFonts w:ascii="Times New Roman" w:eastAsia="Spectral" w:hAnsi="Times New Roman" w:cs="Times New Roman"/>
        </w:rPr>
        <w:t>genetic circuit</w:t>
      </w:r>
      <w:r w:rsidR="00835B22">
        <w:rPr>
          <w:rFonts w:ascii="Times New Roman" w:eastAsia="Spectral" w:hAnsi="Times New Roman" w:cs="Times New Roman"/>
        </w:rPr>
        <w:t xml:space="preserve"> architecture that has evolved to withstand </w:t>
      </w:r>
      <w:r w:rsidR="00B410F2">
        <w:rPr>
          <w:rFonts w:ascii="Times New Roman" w:eastAsia="Spectral" w:hAnsi="Times New Roman" w:cs="Times New Roman"/>
        </w:rPr>
        <w:t xml:space="preserve">environmental and genetic </w:t>
      </w:r>
      <w:r w:rsidR="001E49B2">
        <w:rPr>
          <w:rFonts w:ascii="Times New Roman" w:eastAsia="Spectral" w:hAnsi="Times New Roman" w:cs="Times New Roman"/>
        </w:rPr>
        <w:t>perturbations</w:t>
      </w:r>
      <w:r w:rsidRPr="00DE4B10">
        <w:rPr>
          <w:rFonts w:ascii="Times New Roman" w:eastAsia="Spectral" w:hAnsi="Times New Roman" w:cs="Times New Roman"/>
        </w:rPr>
        <w:t xml:space="preserve">. </w:t>
      </w:r>
      <w:r>
        <w:rPr>
          <w:rFonts w:ascii="Times New Roman" w:eastAsia="Spectral" w:hAnsi="Times New Roman" w:cs="Times New Roman"/>
        </w:rPr>
        <w:t xml:space="preserve">Here, we developed a novel experimental platform to characterize MTB’s response to </w:t>
      </w:r>
      <w:r w:rsidR="00313B57">
        <w:rPr>
          <w:rFonts w:ascii="Times New Roman" w:eastAsia="Spectral" w:hAnsi="Times New Roman" w:cs="Times New Roman"/>
        </w:rPr>
        <w:t xml:space="preserve">changing oxygen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rPr>
        <w:t xml:space="preserve">) </w:t>
      </w:r>
      <w:r w:rsidR="00313B57">
        <w:rPr>
          <w:rFonts w:ascii="Times New Roman" w:eastAsia="Spectral" w:hAnsi="Times New Roman" w:cs="Times New Roman"/>
        </w:rPr>
        <w:t xml:space="preserve">levels </w:t>
      </w:r>
      <w:r>
        <w:rPr>
          <w:rFonts w:ascii="Times New Roman" w:eastAsia="Spectral" w:hAnsi="Times New Roman" w:cs="Times New Roman"/>
        </w:rPr>
        <w:t>in considerable more depth. We reveal</w:t>
      </w:r>
      <w:r w:rsidRPr="00DE4B10">
        <w:rPr>
          <w:rFonts w:ascii="Times New Roman" w:eastAsia="Spectral" w:hAnsi="Times New Roman" w:cs="Times New Roman"/>
        </w:rPr>
        <w:t xml:space="preserve"> detailed transcriptional dynamics and </w:t>
      </w:r>
      <w:del w:id="1" w:author="Eliza Peterson" w:date="2019-02-02T14:16:00Z">
        <w:r w:rsidDel="000256B9">
          <w:rPr>
            <w:rFonts w:ascii="Times New Roman" w:eastAsia="Spectral" w:hAnsi="Times New Roman" w:cs="Times New Roman"/>
          </w:rPr>
          <w:delText>distinct</w:delText>
        </w:r>
        <w:r w:rsidRPr="00DE4B10" w:rsidDel="000256B9">
          <w:rPr>
            <w:rFonts w:ascii="Times New Roman" w:eastAsia="Spectral" w:hAnsi="Times New Roman" w:cs="Times New Roman"/>
          </w:rPr>
          <w:delText xml:space="preserve"> </w:delText>
        </w:r>
      </w:del>
      <w:ins w:id="2" w:author="Eliza Peterson" w:date="2019-02-02T14:16:00Z">
        <w:r w:rsidR="000256B9">
          <w:rPr>
            <w:rFonts w:ascii="Times New Roman" w:eastAsia="Spectral" w:hAnsi="Times New Roman" w:cs="Times New Roman"/>
          </w:rPr>
          <w:t>coordinated</w:t>
        </w:r>
        <w:r w:rsidR="000256B9" w:rsidRPr="00DE4B10">
          <w:rPr>
            <w:rFonts w:ascii="Times New Roman" w:eastAsia="Spectral" w:hAnsi="Times New Roman" w:cs="Times New Roman"/>
          </w:rPr>
          <w:t xml:space="preserve"> </w:t>
        </w:r>
      </w:ins>
      <w:r w:rsidRPr="00DE4B10">
        <w:rPr>
          <w:rFonts w:ascii="Times New Roman" w:eastAsia="Spectral" w:hAnsi="Times New Roman" w:cs="Times New Roman"/>
        </w:rPr>
        <w:t xml:space="preserve">regulatory </w:t>
      </w:r>
      <w:r w:rsidR="00892FC6">
        <w:rPr>
          <w:rFonts w:ascii="Times New Roman" w:eastAsia="Spectral" w:hAnsi="Times New Roman" w:cs="Times New Roman"/>
        </w:rPr>
        <w:t>circuits</w:t>
      </w:r>
      <w:r w:rsidRPr="00DE4B10">
        <w:rPr>
          <w:rFonts w:ascii="Times New Roman" w:eastAsia="Spectral" w:hAnsi="Times New Roman" w:cs="Times New Roman"/>
        </w:rPr>
        <w:t xml:space="preserve"> that enable </w:t>
      </w:r>
      <w:r>
        <w:rPr>
          <w:rFonts w:ascii="Times New Roman" w:eastAsia="Spectral" w:hAnsi="Times New Roman" w:cs="Times New Roman"/>
        </w:rPr>
        <w:t>the pathogen</w:t>
      </w:r>
      <w:r w:rsidRPr="00DE4B10">
        <w:rPr>
          <w:rFonts w:ascii="Times New Roman" w:eastAsia="Spectral" w:hAnsi="Times New Roman" w:cs="Times New Roman"/>
        </w:rPr>
        <w:t xml:space="preserve">’s transition into and out of </w:t>
      </w:r>
      <w:r>
        <w:rPr>
          <w:rFonts w:ascii="Times New Roman" w:eastAsia="Spectral" w:hAnsi="Times New Roman" w:cs="Times New Roman"/>
        </w:rPr>
        <w:t xml:space="preserve">hypoxia-induced </w:t>
      </w:r>
      <w:r w:rsidRPr="00DE4B10">
        <w:rPr>
          <w:rFonts w:ascii="Times New Roman" w:eastAsia="Spectral" w:hAnsi="Times New Roman" w:cs="Times New Roman"/>
        </w:rPr>
        <w:t>dormancy.</w:t>
      </w:r>
    </w:p>
    <w:p w14:paraId="2222D81F" w14:textId="5F70AC54" w:rsidR="00110C6A" w:rsidRPr="00DE4B10" w:rsidRDefault="00110C6A" w:rsidP="008B0067">
      <w:pPr>
        <w:widowControl w:val="0"/>
        <w:pBdr>
          <w:top w:val="nil"/>
          <w:left w:val="nil"/>
          <w:bottom w:val="nil"/>
          <w:right w:val="nil"/>
          <w:between w:val="nil"/>
        </w:pBdr>
        <w:jc w:val="both"/>
        <w:rPr>
          <w:rFonts w:ascii="Times New Roman" w:eastAsia="Spectral" w:hAnsi="Times New Roman" w:cs="Times New Roman"/>
        </w:rPr>
      </w:pPr>
      <w:r>
        <w:rPr>
          <w:rFonts w:ascii="Times New Roman" w:eastAsia="Spectral" w:hAnsi="Times New Roman" w:cs="Times New Roman"/>
        </w:rPr>
        <w:tab/>
      </w:r>
      <w:r w:rsidRPr="00DE4B10">
        <w:rPr>
          <w:rFonts w:ascii="Times New Roman" w:eastAsia="Spectral" w:hAnsi="Times New Roman" w:cs="Times New Roman"/>
        </w:rPr>
        <w:t xml:space="preserve">To </w:t>
      </w:r>
      <w:r>
        <w:rPr>
          <w:rFonts w:ascii="Times New Roman" w:eastAsia="Spectral" w:hAnsi="Times New Roman" w:cs="Times New Roman"/>
        </w:rPr>
        <w:t>detail</w:t>
      </w:r>
      <w:r w:rsidRPr="00DE4B10">
        <w:rPr>
          <w:rFonts w:ascii="Times New Roman" w:eastAsia="Spectral" w:hAnsi="Times New Roman" w:cs="Times New Roman"/>
        </w:rPr>
        <w:t xml:space="preserve"> </w:t>
      </w:r>
      <w:r>
        <w:rPr>
          <w:rFonts w:ascii="Times New Roman" w:eastAsia="Spectral" w:hAnsi="Times New Roman" w:cs="Times New Roman"/>
        </w:rPr>
        <w:t>the</w:t>
      </w:r>
      <w:r w:rsidRPr="00DE4B10">
        <w:rPr>
          <w:rFonts w:ascii="Times New Roman" w:eastAsia="Spectral" w:hAnsi="Times New Roman" w:cs="Times New Roman"/>
        </w:rPr>
        <w:t xml:space="preserve"> genetic program</w:t>
      </w:r>
      <w:r>
        <w:rPr>
          <w:rFonts w:ascii="Times New Roman" w:eastAsia="Spectral" w:hAnsi="Times New Roman" w:cs="Times New Roman"/>
        </w:rPr>
        <w:t>s underlying hypoxia-induced dormancy in MTB</w:t>
      </w:r>
      <w:r w:rsidRPr="00DE4B10">
        <w:rPr>
          <w:rFonts w:ascii="Times New Roman" w:eastAsia="Spectral" w:hAnsi="Times New Roman" w:cs="Times New Roman"/>
        </w:rPr>
        <w:t xml:space="preserve">, we </w:t>
      </w:r>
      <w:r w:rsidR="00442543">
        <w:rPr>
          <w:rFonts w:ascii="Times New Roman" w:eastAsia="Spectral" w:hAnsi="Times New Roman" w:cs="Times New Roman"/>
        </w:rPr>
        <w:t xml:space="preserve">needed to obtain accurate dynamic measurements of genome-wide expression, over an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442543">
        <w:rPr>
          <w:rFonts w:ascii="Times New Roman" w:eastAsia="Spectral" w:hAnsi="Times New Roman" w:cs="Times New Roman"/>
        </w:rPr>
        <w:t xml:space="preserve">gradient. </w:t>
      </w:r>
      <w:r w:rsidR="00D01879">
        <w:rPr>
          <w:rFonts w:ascii="Times New Roman" w:eastAsia="Spectral" w:hAnsi="Times New Roman" w:cs="Times New Roman"/>
        </w:rPr>
        <w:t xml:space="preserve">Previous experimental models to study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D01879">
        <w:rPr>
          <w:rFonts w:ascii="Times New Roman" w:eastAsia="Spectral" w:hAnsi="Times New Roman" w:cs="Times New Roman"/>
        </w:rPr>
        <w:t>tension and growth arrest in MTB were not suitable for the accuracy and resolution of measurements needed. In particular, t</w:t>
      </w:r>
      <w:r w:rsidR="00442543">
        <w:rPr>
          <w:rFonts w:ascii="Times New Roman" w:eastAsia="Spectral" w:hAnsi="Times New Roman" w:cs="Times New Roman"/>
        </w:rPr>
        <w:t xml:space="preserve">he Wayne model </w:t>
      </w:r>
      <w:r w:rsidR="00D01879">
        <w:rPr>
          <w:rFonts w:ascii="Times New Roman" w:eastAsia="Spectral" w:hAnsi="Times New Roman" w:cs="Times New Roman"/>
        </w:rPr>
        <w:t>has issues with</w:t>
      </w:r>
      <w:r w:rsidR="00442543">
        <w:rPr>
          <w:rFonts w:ascii="Times New Roman" w:eastAsia="Spectral" w:hAnsi="Times New Roman" w:cs="Times New Roman"/>
        </w:rPr>
        <w:t xml:space="preserve"> reproducibility</w:t>
      </w:r>
      <w:r w:rsidR="00B410F2">
        <w:rPr>
          <w:rFonts w:ascii="Times New Roman" w:eastAsia="Spectral" w:hAnsi="Times New Roman" w:cs="Times New Roman"/>
        </w:rPr>
        <w:t xml:space="preserve"> (ref?)</w:t>
      </w:r>
      <w:r w:rsidR="00442543">
        <w:rPr>
          <w:rFonts w:ascii="Times New Roman" w:eastAsia="Spectral" w:hAnsi="Times New Roman" w:cs="Times New Roman"/>
        </w:rPr>
        <w:t xml:space="preserve"> and the d</w:t>
      </w:r>
      <w:r w:rsidR="002C47DB">
        <w:rPr>
          <w:rFonts w:ascii="Times New Roman" w:eastAsia="Spectral" w:hAnsi="Times New Roman" w:cs="Times New Roman"/>
        </w:rPr>
        <w:t xml:space="preserve">efined hypoxia model depletes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8F49EE">
        <w:rPr>
          <w:rFonts w:ascii="Times New Roman" w:eastAsia="Spectral" w:hAnsi="Times New Roman" w:cs="Times New Roman"/>
        </w:rPr>
        <w:t>very quickly</w:t>
      </w:r>
      <w:r w:rsidR="002C47DB">
        <w:rPr>
          <w:rFonts w:ascii="Times New Roman" w:eastAsia="Spectral" w:hAnsi="Times New Roman" w:cs="Times New Roman"/>
        </w:rPr>
        <w:t>, thereby hindering high-resolution sampl</w:t>
      </w:r>
      <w:r w:rsidR="00343D4B">
        <w:rPr>
          <w:rFonts w:ascii="Times New Roman" w:eastAsia="Spectral" w:hAnsi="Times New Roman" w:cs="Times New Roman"/>
        </w:rPr>
        <w:t>ing</w:t>
      </w:r>
      <w:r w:rsidR="00D01879">
        <w:rPr>
          <w:rFonts w:ascii="Times New Roman" w:eastAsia="Spectral" w:hAnsi="Times New Roman" w:cs="Times New Roman"/>
        </w:rPr>
        <w:t xml:space="preserve"> during critical transition periods</w:t>
      </w:r>
      <w:r w:rsidR="00343D4B">
        <w:rPr>
          <w:rFonts w:ascii="Times New Roman" w:eastAsia="Spectral" w:hAnsi="Times New Roman" w:cs="Times New Roman"/>
        </w:rPr>
        <w:t>. Moreover, neither model has</w:t>
      </w:r>
      <w:r w:rsidR="002C47DB">
        <w:rPr>
          <w:rFonts w:ascii="Times New Roman" w:eastAsia="Spectral" w:hAnsi="Times New Roman" w:cs="Times New Roman"/>
        </w:rPr>
        <w:t xml:space="preserve"> been performed with real-time monitoring of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2C47DB">
        <w:rPr>
          <w:rFonts w:ascii="Times New Roman" w:eastAsia="Spectral" w:hAnsi="Times New Roman" w:cs="Times New Roman"/>
        </w:rPr>
        <w:t xml:space="preserve">levels to accurately </w:t>
      </w:r>
      <w:r w:rsidR="00194191">
        <w:rPr>
          <w:rFonts w:ascii="Times New Roman" w:eastAsia="Spectral" w:hAnsi="Times New Roman" w:cs="Times New Roman"/>
        </w:rPr>
        <w:t>relate</w:t>
      </w:r>
      <w:r w:rsidR="002C47DB">
        <w:rPr>
          <w:rFonts w:ascii="Times New Roman" w:eastAsia="Spectral" w:hAnsi="Times New Roman" w:cs="Times New Roman"/>
        </w:rPr>
        <w:t xml:space="preserve"> the transcriptional state of MTB with a precise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2C47DB">
        <w:rPr>
          <w:rFonts w:ascii="Times New Roman" w:eastAsia="Spectral" w:hAnsi="Times New Roman" w:cs="Times New Roman"/>
        </w:rPr>
        <w:t xml:space="preserve">measurement. Therefore, we </w:t>
      </w:r>
      <w:r>
        <w:rPr>
          <w:rFonts w:ascii="Times New Roman" w:eastAsia="Spectral" w:hAnsi="Times New Roman" w:cs="Times New Roman"/>
        </w:rPr>
        <w:t>designed</w:t>
      </w:r>
      <w:r w:rsidRPr="00DE4B10">
        <w:rPr>
          <w:rFonts w:ascii="Times New Roman" w:eastAsia="Spectral" w:hAnsi="Times New Roman" w:cs="Times New Roman"/>
        </w:rPr>
        <w:t xml:space="preserve"> a</w:t>
      </w:r>
      <w:r>
        <w:rPr>
          <w:rFonts w:ascii="Times New Roman" w:eastAsia="Spectral" w:hAnsi="Times New Roman" w:cs="Times New Roman"/>
        </w:rPr>
        <w:t xml:space="preserve"> </w:t>
      </w:r>
      <w:r w:rsidR="006C261A">
        <w:rPr>
          <w:rFonts w:ascii="Times New Roman" w:eastAsia="Spectral" w:hAnsi="Times New Roman" w:cs="Times New Roman"/>
        </w:rPr>
        <w:t xml:space="preserve">new </w:t>
      </w:r>
      <w:r w:rsidR="004C0FBF">
        <w:rPr>
          <w:rFonts w:ascii="Times New Roman" w:eastAsia="Spectral" w:hAnsi="Times New Roman" w:cs="Times New Roman"/>
        </w:rPr>
        <w:t xml:space="preserve">programmable multiplexed reactor </w:t>
      </w:r>
      <w:r w:rsidR="006C261A">
        <w:rPr>
          <w:rFonts w:ascii="Times New Roman" w:eastAsia="Spectral" w:hAnsi="Times New Roman" w:cs="Times New Roman"/>
        </w:rPr>
        <w:t>system,</w:t>
      </w:r>
      <w:r w:rsidR="00AA1AEE">
        <w:rPr>
          <w:rFonts w:ascii="Times New Roman" w:eastAsia="Spectral" w:hAnsi="Times New Roman" w:cs="Times New Roman"/>
        </w:rPr>
        <w:t xml:space="preserve"> the controlled O</w:t>
      </w:r>
      <w:r w:rsidR="00AA1AEE" w:rsidRPr="00AA1AEE">
        <w:rPr>
          <w:rFonts w:ascii="Times New Roman" w:eastAsia="Spectral" w:hAnsi="Times New Roman" w:cs="Times New Roman"/>
          <w:vertAlign w:val="subscript"/>
        </w:rPr>
        <w:t>2</w:t>
      </w:r>
      <w:r w:rsidR="006C261A">
        <w:rPr>
          <w:rFonts w:ascii="Times New Roman" w:eastAsia="Spectral" w:hAnsi="Times New Roman" w:cs="Times New Roman"/>
        </w:rPr>
        <w:t xml:space="preserve"> model, to</w:t>
      </w:r>
      <w:r w:rsidRPr="00DE4B10">
        <w:rPr>
          <w:rFonts w:ascii="Times New Roman" w:eastAsia="Spectral" w:hAnsi="Times New Roman" w:cs="Times New Roman"/>
        </w:rPr>
        <w:t xml:space="preserve"> </w:t>
      </w:r>
      <w:r>
        <w:rPr>
          <w:rFonts w:ascii="Times New Roman" w:eastAsia="Spectral" w:hAnsi="Times New Roman" w:cs="Times New Roman"/>
        </w:rPr>
        <w:t>precise</w:t>
      </w:r>
      <w:r w:rsidR="006C261A">
        <w:rPr>
          <w:rFonts w:ascii="Times New Roman" w:eastAsia="Spectral" w:hAnsi="Times New Roman" w:cs="Times New Roman"/>
        </w:rPr>
        <w:t>ly</w:t>
      </w:r>
      <w:r>
        <w:rPr>
          <w:rFonts w:ascii="Times New Roman" w:eastAsia="Spectral" w:hAnsi="Times New Roman" w:cs="Times New Roman"/>
        </w:rPr>
        <w:t xml:space="preserve"> </w:t>
      </w:r>
      <w:r w:rsidR="006A4C86">
        <w:rPr>
          <w:rFonts w:ascii="Times New Roman" w:eastAsia="Spectral" w:hAnsi="Times New Roman" w:cs="Times New Roman"/>
        </w:rPr>
        <w:t>manipulate</w:t>
      </w:r>
      <w:r w:rsidR="006C261A">
        <w:rPr>
          <w:rFonts w:ascii="Times New Roman" w:eastAsia="Spectral" w:hAnsi="Times New Roman" w:cs="Times New Roman"/>
        </w:rPr>
        <w:t xml:space="preserve"> and </w:t>
      </w:r>
      <w:r w:rsidR="004C0FBF">
        <w:rPr>
          <w:rFonts w:ascii="Times New Roman" w:eastAsia="Spectral" w:hAnsi="Times New Roman" w:cs="Times New Roman"/>
        </w:rPr>
        <w:t xml:space="preserve">remotely </w:t>
      </w:r>
      <w:r w:rsidR="006C261A">
        <w:rPr>
          <w:rFonts w:ascii="Times New Roman" w:eastAsia="Spectral" w:hAnsi="Times New Roman" w:cs="Times New Roman"/>
        </w:rPr>
        <w:t>monitor</w:t>
      </w:r>
      <w:r w:rsidRPr="00DE4B10">
        <w:rPr>
          <w:rFonts w:ascii="Times New Roman" w:eastAsia="Spectral" w:hAnsi="Times New Roman" w:cs="Times New Roman"/>
        </w:rPr>
        <w:t xml:space="preserve">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Pr="00DE4B10">
        <w:rPr>
          <w:rFonts w:ascii="Times New Roman" w:eastAsia="Spectral" w:hAnsi="Times New Roman" w:cs="Times New Roman"/>
        </w:rPr>
        <w:t>levels within the growth medium</w:t>
      </w:r>
      <w:r w:rsidR="002C47DB" w:rsidRPr="00194191">
        <w:rPr>
          <w:rFonts w:ascii="Times New Roman" w:hAnsi="Times New Roman" w:cs="Times New Roman"/>
          <w:color w:val="000000"/>
        </w:rPr>
        <w:t>–even during sampling</w:t>
      </w:r>
      <w:r>
        <w:rPr>
          <w:rFonts w:ascii="Times New Roman" w:eastAsia="Spectral" w:hAnsi="Times New Roman" w:cs="Times New Roman"/>
        </w:rPr>
        <w:t xml:space="preserve"> (</w:t>
      </w:r>
      <w:r w:rsidR="004767D4">
        <w:rPr>
          <w:rFonts w:ascii="Times New Roman" w:eastAsia="Spectral" w:hAnsi="Times New Roman" w:cs="Times New Roman"/>
          <w:b/>
        </w:rPr>
        <w:t>Fig. 1</w:t>
      </w:r>
      <w:r>
        <w:rPr>
          <w:rFonts w:ascii="Times New Roman" w:eastAsia="Spectral" w:hAnsi="Times New Roman" w:cs="Times New Roman"/>
        </w:rPr>
        <w:t>).</w:t>
      </w:r>
      <w:r w:rsidR="00436589">
        <w:rPr>
          <w:rFonts w:ascii="Times New Roman" w:eastAsia="Spectral" w:hAnsi="Times New Roman" w:cs="Times New Roman"/>
        </w:rPr>
        <w:t xml:space="preserve"> </w:t>
      </w:r>
      <w:r w:rsidR="00AA1AEE">
        <w:rPr>
          <w:rFonts w:ascii="Times New Roman" w:eastAsia="Spectral" w:hAnsi="Times New Roman" w:cs="Times New Roman"/>
        </w:rPr>
        <w:t>T</w:t>
      </w:r>
      <w:r w:rsidR="00194191">
        <w:rPr>
          <w:rFonts w:ascii="Times New Roman" w:eastAsia="Spectral" w:hAnsi="Times New Roman" w:cs="Times New Roman"/>
        </w:rPr>
        <w:t xml:space="preserve">he </w:t>
      </w:r>
      <w:r w:rsidR="00343D4B">
        <w:rPr>
          <w:rFonts w:ascii="Times New Roman" w:eastAsia="Spectral" w:hAnsi="Times New Roman" w:cs="Times New Roman"/>
        </w:rPr>
        <w:t xml:space="preserve">exquisite control engineered into the system </w:t>
      </w:r>
      <w:r w:rsidR="00194191">
        <w:rPr>
          <w:rFonts w:ascii="Times New Roman" w:eastAsia="Spectral" w:hAnsi="Times New Roman" w:cs="Times New Roman"/>
        </w:rPr>
        <w:t xml:space="preserve">enabled </w:t>
      </w:r>
      <w:r w:rsidR="008F5D06" w:rsidRPr="00DE4B10">
        <w:rPr>
          <w:rFonts w:ascii="Times New Roman" w:eastAsia="Spectral" w:hAnsi="Times New Roman" w:cs="Times New Roman"/>
        </w:rPr>
        <w:t>high-resolution sampling across a time-course</w:t>
      </w:r>
      <w:r w:rsidR="008F5D06">
        <w:rPr>
          <w:rFonts w:ascii="Times New Roman" w:eastAsia="Spectral" w:hAnsi="Times New Roman" w:cs="Times New Roman"/>
        </w:rPr>
        <w:t xml:space="preserve"> and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8F5D06">
        <w:rPr>
          <w:rFonts w:ascii="Times New Roman" w:eastAsia="Spectral" w:hAnsi="Times New Roman" w:cs="Times New Roman"/>
        </w:rPr>
        <w:t>gradient,</w:t>
      </w:r>
      <w:r w:rsidR="008F5D06" w:rsidRPr="00DE4B10">
        <w:rPr>
          <w:rFonts w:ascii="Times New Roman" w:eastAsia="Spectral" w:hAnsi="Times New Roman" w:cs="Times New Roman"/>
        </w:rPr>
        <w:t xml:space="preserve"> with minimal disturbance to the bacteria and high re</w:t>
      </w:r>
      <w:r w:rsidR="008F5D06">
        <w:rPr>
          <w:rFonts w:ascii="Times New Roman" w:eastAsia="Spectral" w:hAnsi="Times New Roman" w:cs="Times New Roman"/>
        </w:rPr>
        <w:t>producibility</w:t>
      </w:r>
      <w:r w:rsidR="008F5D06" w:rsidRPr="00DE4B10">
        <w:rPr>
          <w:rFonts w:ascii="Times New Roman" w:eastAsia="Spectral" w:hAnsi="Times New Roman" w:cs="Times New Roman"/>
        </w:rPr>
        <w:t xml:space="preserve"> across </w:t>
      </w:r>
      <w:r w:rsidR="008F5D06">
        <w:rPr>
          <w:rFonts w:ascii="Times New Roman" w:eastAsia="Spectral" w:hAnsi="Times New Roman" w:cs="Times New Roman"/>
        </w:rPr>
        <w:t xml:space="preserve">culture replicates and </w:t>
      </w:r>
      <w:r w:rsidR="008F5D06" w:rsidRPr="00DE4B10">
        <w:rPr>
          <w:rFonts w:ascii="Times New Roman" w:eastAsia="Spectral" w:hAnsi="Times New Roman" w:cs="Times New Roman"/>
        </w:rPr>
        <w:t>experiments (</w:t>
      </w:r>
      <w:r w:rsidR="008F5D06" w:rsidRPr="007D252B">
        <w:rPr>
          <w:rFonts w:ascii="Times New Roman" w:eastAsia="Spectral" w:hAnsi="Times New Roman" w:cs="Times New Roman"/>
          <w:b/>
        </w:rPr>
        <w:t>Fig. S1</w:t>
      </w:r>
      <w:r w:rsidRPr="00DE4B10">
        <w:rPr>
          <w:rFonts w:ascii="Times New Roman" w:eastAsia="Spectral" w:hAnsi="Times New Roman" w:cs="Times New Roman"/>
        </w:rPr>
        <w:t xml:space="preserve">). </w:t>
      </w:r>
      <w:r>
        <w:rPr>
          <w:rFonts w:ascii="Times New Roman" w:eastAsia="Spectral" w:hAnsi="Times New Roman" w:cs="Times New Roman"/>
        </w:rPr>
        <w:t>Briefly</w:t>
      </w:r>
      <w:r w:rsidRPr="00DE4B10">
        <w:rPr>
          <w:rFonts w:ascii="Times New Roman" w:eastAsia="Spectral" w:hAnsi="Times New Roman" w:cs="Times New Roman"/>
        </w:rPr>
        <w:t>,</w:t>
      </w:r>
      <w:r>
        <w:rPr>
          <w:rFonts w:ascii="Times New Roman" w:eastAsia="Spectral" w:hAnsi="Times New Roman" w:cs="Times New Roman"/>
        </w:rPr>
        <w:t xml:space="preserve"> </w:t>
      </w:r>
      <w:r w:rsidRPr="00DE4B10">
        <w:rPr>
          <w:rFonts w:ascii="Times New Roman" w:eastAsia="Spectral" w:hAnsi="Times New Roman" w:cs="Times New Roman"/>
        </w:rPr>
        <w:t>air and nitrogen</w:t>
      </w:r>
      <w:r w:rsidR="003D6795">
        <w:rPr>
          <w:rFonts w:ascii="Times New Roman" w:eastAsia="Spectral" w:hAnsi="Times New Roman" w:cs="Times New Roman"/>
        </w:rPr>
        <w:t xml:space="preserve"> (N</w:t>
      </w:r>
      <w:r w:rsidR="003D6795" w:rsidRPr="00822E51">
        <w:rPr>
          <w:rFonts w:ascii="Times New Roman" w:eastAsia="Spectral" w:hAnsi="Times New Roman" w:cs="Times New Roman"/>
          <w:vertAlign w:val="subscript"/>
        </w:rPr>
        <w:t>2</w:t>
      </w:r>
      <w:r w:rsidR="003D6795">
        <w:rPr>
          <w:rFonts w:ascii="Times New Roman" w:eastAsia="Spectral" w:hAnsi="Times New Roman" w:cs="Times New Roman"/>
        </w:rPr>
        <w:t>)</w:t>
      </w:r>
      <w:r w:rsidRPr="00DE4B10">
        <w:rPr>
          <w:rFonts w:ascii="Times New Roman" w:eastAsia="Spectral" w:hAnsi="Times New Roman" w:cs="Times New Roman"/>
        </w:rPr>
        <w:t xml:space="preserve"> gas </w:t>
      </w:r>
      <w:r>
        <w:rPr>
          <w:rFonts w:ascii="Times New Roman" w:eastAsia="Spectral" w:hAnsi="Times New Roman" w:cs="Times New Roman"/>
        </w:rPr>
        <w:t xml:space="preserve">lines </w:t>
      </w:r>
      <w:r w:rsidR="00C52138">
        <w:rPr>
          <w:rFonts w:ascii="Times New Roman" w:eastAsia="Spectral" w:hAnsi="Times New Roman" w:cs="Times New Roman"/>
        </w:rPr>
        <w:t>were connected to</w:t>
      </w:r>
      <w:r w:rsidRPr="00DE4B10">
        <w:rPr>
          <w:rFonts w:ascii="Times New Roman" w:eastAsia="Spectral" w:hAnsi="Times New Roman" w:cs="Times New Roman"/>
        </w:rPr>
        <w:t xml:space="preserve"> </w:t>
      </w:r>
      <w:r w:rsidR="00C52138">
        <w:rPr>
          <w:rFonts w:ascii="Times New Roman" w:eastAsia="Spectral" w:hAnsi="Times New Roman" w:cs="Times New Roman"/>
        </w:rPr>
        <w:t>separate</w:t>
      </w:r>
      <w:r w:rsidR="00C52138" w:rsidRPr="00DE4B10">
        <w:rPr>
          <w:rFonts w:ascii="Times New Roman" w:eastAsia="Spectral" w:hAnsi="Times New Roman" w:cs="Times New Roman"/>
        </w:rPr>
        <w:t xml:space="preserve"> </w:t>
      </w:r>
      <w:r w:rsidRPr="00DE4B10">
        <w:rPr>
          <w:rFonts w:ascii="Times New Roman" w:eastAsia="Spectral" w:hAnsi="Times New Roman" w:cs="Times New Roman"/>
        </w:rPr>
        <w:t xml:space="preserve">mass flow controllers, </w:t>
      </w:r>
      <w:r w:rsidR="00C52138">
        <w:rPr>
          <w:rFonts w:ascii="Times New Roman" w:eastAsia="Spectral" w:hAnsi="Times New Roman" w:cs="Times New Roman"/>
        </w:rPr>
        <w:t xml:space="preserve">which allowed for </w:t>
      </w:r>
      <w:r w:rsidR="00BE0C3E">
        <w:rPr>
          <w:rFonts w:ascii="Times New Roman" w:eastAsia="Spectral" w:hAnsi="Times New Roman" w:cs="Times New Roman"/>
        </w:rPr>
        <w:t>programmable</w:t>
      </w:r>
      <w:r w:rsidRPr="00DE4B10">
        <w:rPr>
          <w:rFonts w:ascii="Times New Roman" w:eastAsia="Spectral" w:hAnsi="Times New Roman" w:cs="Times New Roman"/>
        </w:rPr>
        <w:t xml:space="preserve"> gradients of gas mixtures </w:t>
      </w:r>
      <w:r w:rsidR="00C52138">
        <w:rPr>
          <w:rFonts w:ascii="Times New Roman" w:eastAsia="Spectral" w:hAnsi="Times New Roman" w:cs="Times New Roman"/>
        </w:rPr>
        <w:t>to be</w:t>
      </w:r>
      <w:r w:rsidRPr="00DE4B10">
        <w:rPr>
          <w:rFonts w:ascii="Times New Roman" w:eastAsia="Spectral" w:hAnsi="Times New Roman" w:cs="Times New Roman"/>
        </w:rPr>
        <w:t xml:space="preserve"> streamed into the headspace of </w:t>
      </w:r>
      <w:r>
        <w:rPr>
          <w:rFonts w:ascii="Times New Roman" w:eastAsia="Spectral" w:hAnsi="Times New Roman" w:cs="Times New Roman"/>
        </w:rPr>
        <w:t>spinner flasks containing</w:t>
      </w:r>
      <w:r w:rsidRPr="00DE4B10">
        <w:rPr>
          <w:rFonts w:ascii="Times New Roman" w:eastAsia="Spectral" w:hAnsi="Times New Roman" w:cs="Times New Roman"/>
        </w:rPr>
        <w:t xml:space="preserve"> </w:t>
      </w:r>
      <w:r>
        <w:rPr>
          <w:rFonts w:ascii="Times New Roman" w:eastAsia="Spectral" w:hAnsi="Times New Roman" w:cs="Times New Roman"/>
        </w:rPr>
        <w:t xml:space="preserve">MTB </w:t>
      </w:r>
      <w:r w:rsidR="00D96216">
        <w:rPr>
          <w:rFonts w:ascii="Times New Roman" w:eastAsia="Spectral" w:hAnsi="Times New Roman" w:cs="Times New Roman"/>
        </w:rPr>
        <w:t>in media</w:t>
      </w:r>
      <w:r w:rsidRPr="00DE4B10">
        <w:rPr>
          <w:rFonts w:ascii="Times New Roman" w:eastAsia="Spectral" w:hAnsi="Times New Roman" w:cs="Times New Roman"/>
        </w:rPr>
        <w:t>.</w:t>
      </w:r>
      <w:r w:rsidR="00C52138">
        <w:rPr>
          <w:rFonts w:ascii="Times New Roman" w:eastAsia="Spectral" w:hAnsi="Times New Roman" w:cs="Times New Roman"/>
        </w:rPr>
        <w:t xml:space="preserve"> Moreover, </w:t>
      </w:r>
      <w:r w:rsidR="00822E51">
        <w:rPr>
          <w:rFonts w:ascii="Times New Roman" w:eastAsia="Spectral" w:hAnsi="Times New Roman" w:cs="Times New Roman"/>
        </w:rPr>
        <w:t xml:space="preserve">we used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00C52138">
        <w:rPr>
          <w:rFonts w:ascii="Times New Roman" w:eastAsia="Spectral" w:hAnsi="Times New Roman" w:cs="Times New Roman"/>
        </w:rPr>
        <w:t>sensor spots and</w:t>
      </w:r>
      <w:r w:rsidRPr="00DE4B10">
        <w:rPr>
          <w:rFonts w:ascii="Times New Roman" w:eastAsia="Spectral" w:hAnsi="Times New Roman" w:cs="Times New Roman"/>
        </w:rPr>
        <w:t xml:space="preserve"> </w:t>
      </w:r>
      <w:r w:rsidR="00C52138">
        <w:rPr>
          <w:rFonts w:ascii="Times New Roman" w:eastAsia="Spectral" w:hAnsi="Times New Roman" w:cs="Times New Roman"/>
        </w:rPr>
        <w:t>f</w:t>
      </w:r>
      <w:r w:rsidRPr="00DE4B10">
        <w:rPr>
          <w:rFonts w:ascii="Times New Roman" w:eastAsia="Spectral" w:hAnsi="Times New Roman" w:cs="Times New Roman"/>
        </w:rPr>
        <w:t>iber optic technology</w:t>
      </w:r>
      <w:r w:rsidR="00C52138">
        <w:rPr>
          <w:rFonts w:ascii="Times New Roman" w:eastAsia="Spectral" w:hAnsi="Times New Roman" w:cs="Times New Roman"/>
        </w:rPr>
        <w:t xml:space="preserve"> to</w:t>
      </w:r>
      <w:r w:rsidRPr="00DE4B10">
        <w:rPr>
          <w:rFonts w:ascii="Times New Roman" w:eastAsia="Spectral" w:hAnsi="Times New Roman" w:cs="Times New Roman"/>
        </w:rPr>
        <w:t xml:space="preserve"> non-invasively measure the dissolved </w:t>
      </w:r>
      <w:r w:rsidR="00AA1AEE">
        <w:rPr>
          <w:rFonts w:ascii="Times New Roman" w:eastAsia="Spectral" w:hAnsi="Times New Roman" w:cs="Times New Roman"/>
        </w:rPr>
        <w:t>O</w:t>
      </w:r>
      <w:r w:rsidR="00AA1AEE" w:rsidRPr="00AA1AEE">
        <w:rPr>
          <w:rFonts w:ascii="Times New Roman" w:eastAsia="Spectral" w:hAnsi="Times New Roman" w:cs="Times New Roman"/>
          <w:vertAlign w:val="subscript"/>
        </w:rPr>
        <w:t>2</w:t>
      </w:r>
      <w:r w:rsidR="00AA1AEE">
        <w:rPr>
          <w:rFonts w:ascii="Times New Roman" w:eastAsia="Spectral" w:hAnsi="Times New Roman" w:cs="Times New Roman"/>
          <w:vertAlign w:val="subscript"/>
        </w:rPr>
        <w:t xml:space="preserve"> </w:t>
      </w:r>
      <w:r w:rsidRPr="00DE4B10">
        <w:rPr>
          <w:rFonts w:ascii="Times New Roman" w:eastAsia="Spectral" w:hAnsi="Times New Roman" w:cs="Times New Roman"/>
        </w:rPr>
        <w:t>content of the cultures</w:t>
      </w:r>
      <w:r w:rsidR="00C52138">
        <w:rPr>
          <w:rFonts w:ascii="Times New Roman" w:eastAsia="Spectral" w:hAnsi="Times New Roman" w:cs="Times New Roman"/>
        </w:rPr>
        <w:t xml:space="preserve">. </w:t>
      </w:r>
      <w:r w:rsidRPr="00DE4B10">
        <w:rPr>
          <w:rFonts w:ascii="Times New Roman" w:eastAsia="Spectral" w:hAnsi="Times New Roman" w:cs="Times New Roman"/>
        </w:rPr>
        <w:t>With t</w:t>
      </w:r>
      <w:r w:rsidR="006C261A">
        <w:rPr>
          <w:rFonts w:ascii="Times New Roman" w:eastAsia="Spectral" w:hAnsi="Times New Roman" w:cs="Times New Roman"/>
        </w:rPr>
        <w:t>he controlled O</w:t>
      </w:r>
      <w:r w:rsidR="006C261A" w:rsidRPr="006C261A">
        <w:rPr>
          <w:rFonts w:ascii="Times New Roman" w:eastAsia="Spectral" w:hAnsi="Times New Roman" w:cs="Times New Roman"/>
          <w:vertAlign w:val="subscript"/>
        </w:rPr>
        <w:t>2</w:t>
      </w:r>
      <w:r w:rsidR="006C261A">
        <w:rPr>
          <w:rFonts w:ascii="Times New Roman" w:eastAsia="Spectral" w:hAnsi="Times New Roman" w:cs="Times New Roman"/>
        </w:rPr>
        <w:t xml:space="preserve"> model</w:t>
      </w:r>
      <w:r w:rsidR="00285C46">
        <w:rPr>
          <w:rFonts w:ascii="Times New Roman" w:eastAsia="Spectral" w:hAnsi="Times New Roman" w:cs="Times New Roman"/>
        </w:rPr>
        <w:t>,</w:t>
      </w:r>
      <w:r w:rsidR="00D96216" w:rsidRPr="00DE4B10">
        <w:rPr>
          <w:rFonts w:ascii="Times New Roman" w:eastAsia="Spectral" w:hAnsi="Times New Roman" w:cs="Times New Roman"/>
        </w:rPr>
        <w:t xml:space="preserve"> </w:t>
      </w:r>
      <w:r w:rsidRPr="00DE4B10">
        <w:rPr>
          <w:rFonts w:ascii="Times New Roman" w:eastAsia="Spectral" w:hAnsi="Times New Roman" w:cs="Times New Roman"/>
        </w:rPr>
        <w:t xml:space="preserve">we </w:t>
      </w:r>
      <w:r w:rsidR="00D96216">
        <w:rPr>
          <w:rFonts w:ascii="Times New Roman" w:eastAsia="Spectral" w:hAnsi="Times New Roman" w:cs="Times New Roman"/>
        </w:rPr>
        <w:t>performed</w:t>
      </w:r>
      <w:r w:rsidRPr="00DE4B10">
        <w:rPr>
          <w:rFonts w:ascii="Times New Roman" w:eastAsia="Spectral" w:hAnsi="Times New Roman" w:cs="Times New Roman"/>
        </w:rPr>
        <w:t xml:space="preserve"> a time-course experiment</w:t>
      </w:r>
      <w:r w:rsidR="00022F37">
        <w:rPr>
          <w:rFonts w:ascii="Times New Roman" w:eastAsia="Spectral" w:hAnsi="Times New Roman" w:cs="Times New Roman"/>
        </w:rPr>
        <w:t>,</w:t>
      </w:r>
      <w:r w:rsidRPr="00DE4B10">
        <w:rPr>
          <w:rFonts w:ascii="Times New Roman" w:eastAsia="Spectral" w:hAnsi="Times New Roman" w:cs="Times New Roman"/>
        </w:rPr>
        <w:t xml:space="preserve"> which involved a steady depletion</w:t>
      </w:r>
      <w:r w:rsidR="00D96216">
        <w:rPr>
          <w:rFonts w:ascii="Times New Roman" w:eastAsia="Spectral" w:hAnsi="Times New Roman" w:cs="Times New Roman"/>
        </w:rPr>
        <w:t xml:space="preserve"> of dissolved oxygen</w:t>
      </w:r>
      <w:r w:rsidRPr="00DE4B10">
        <w:rPr>
          <w:rFonts w:ascii="Times New Roman" w:eastAsia="Spectral" w:hAnsi="Times New Roman" w:cs="Times New Roman"/>
        </w:rPr>
        <w:t xml:space="preserve"> </w:t>
      </w:r>
      <w:r w:rsidR="00D96216">
        <w:rPr>
          <w:rFonts w:ascii="Times New Roman" w:eastAsia="Spectral" w:hAnsi="Times New Roman" w:cs="Times New Roman"/>
        </w:rPr>
        <w:t xml:space="preserve">(DO) </w:t>
      </w:r>
      <w:r w:rsidRPr="00DE4B10">
        <w:rPr>
          <w:rFonts w:ascii="Times New Roman" w:eastAsia="Spectral" w:hAnsi="Times New Roman" w:cs="Times New Roman"/>
        </w:rPr>
        <w:t xml:space="preserve">over </w:t>
      </w:r>
      <w:r w:rsidR="00D96216">
        <w:rPr>
          <w:rFonts w:ascii="Times New Roman" w:eastAsia="Spectral" w:hAnsi="Times New Roman" w:cs="Times New Roman"/>
        </w:rPr>
        <w:t>2</w:t>
      </w:r>
      <w:r w:rsidR="00D96216" w:rsidRPr="00DE4B10">
        <w:rPr>
          <w:rFonts w:ascii="Times New Roman" w:eastAsia="Spectral" w:hAnsi="Times New Roman" w:cs="Times New Roman"/>
        </w:rPr>
        <w:t xml:space="preserve"> </w:t>
      </w:r>
      <w:r w:rsidRPr="00DE4B10">
        <w:rPr>
          <w:rFonts w:ascii="Times New Roman" w:eastAsia="Spectral" w:hAnsi="Times New Roman" w:cs="Times New Roman"/>
        </w:rPr>
        <w:t xml:space="preserve">days from full aeration </w:t>
      </w:r>
      <w:r w:rsidR="00D96216">
        <w:rPr>
          <w:rFonts w:ascii="Times New Roman" w:eastAsia="Spectral" w:hAnsi="Times New Roman" w:cs="Times New Roman"/>
        </w:rPr>
        <w:t xml:space="preserve">(~80% DO) </w:t>
      </w:r>
      <w:r w:rsidRPr="00DE4B10">
        <w:rPr>
          <w:rFonts w:ascii="Times New Roman" w:eastAsia="Spectral" w:hAnsi="Times New Roman" w:cs="Times New Roman"/>
        </w:rPr>
        <w:t>to hypoxia</w:t>
      </w:r>
      <w:r w:rsidR="00D96216">
        <w:rPr>
          <w:rFonts w:ascii="Times New Roman" w:eastAsia="Spectral" w:hAnsi="Times New Roman" w:cs="Times New Roman"/>
        </w:rPr>
        <w:t xml:space="preserve"> (0% DO)</w:t>
      </w:r>
      <w:r w:rsidR="00343D4B">
        <w:rPr>
          <w:rFonts w:ascii="Times New Roman" w:eastAsia="Spectral" w:hAnsi="Times New Roman" w:cs="Times New Roman"/>
        </w:rPr>
        <w:t>. This steady depletion was achieved by programming the mass flow controllers to achieve the desired mixture of air and N</w:t>
      </w:r>
      <w:r w:rsidR="00343D4B" w:rsidRPr="00343D4B">
        <w:rPr>
          <w:rFonts w:ascii="Times New Roman" w:eastAsia="Spectral" w:hAnsi="Times New Roman" w:cs="Times New Roman"/>
          <w:vertAlign w:val="subscript"/>
        </w:rPr>
        <w:t>2</w:t>
      </w:r>
      <w:r w:rsidR="00D96216">
        <w:rPr>
          <w:rFonts w:ascii="Times New Roman" w:eastAsia="Spectral" w:hAnsi="Times New Roman" w:cs="Times New Roman"/>
        </w:rPr>
        <w:t xml:space="preserve">. </w:t>
      </w:r>
      <w:r w:rsidR="00D96216">
        <w:rPr>
          <w:rFonts w:ascii="Times New Roman" w:hAnsi="Times New Roman" w:cs="Times New Roman"/>
        </w:rPr>
        <w:t>The cultures were maintained in hypoxia for 2 days by streaming only N</w:t>
      </w:r>
      <w:r w:rsidR="00D96216" w:rsidRPr="000B68AD">
        <w:rPr>
          <w:rFonts w:ascii="Times New Roman" w:hAnsi="Times New Roman" w:cs="Times New Roman"/>
          <w:vertAlign w:val="subscript"/>
        </w:rPr>
        <w:t>2</w:t>
      </w:r>
      <w:r w:rsidR="00970F51" w:rsidRPr="00970F51">
        <w:rPr>
          <w:rFonts w:ascii="Times New Roman" w:hAnsi="Times New Roman" w:cs="Times New Roman"/>
        </w:rPr>
        <w:t>,</w:t>
      </w:r>
      <w:r w:rsidR="00D96216">
        <w:rPr>
          <w:rFonts w:ascii="Times New Roman" w:hAnsi="Times New Roman" w:cs="Times New Roman"/>
        </w:rPr>
        <w:t xml:space="preserve"> </w:t>
      </w:r>
      <w:proofErr w:type="gramStart"/>
      <w:r w:rsidR="00D96216">
        <w:rPr>
          <w:rFonts w:ascii="Times New Roman" w:hAnsi="Times New Roman" w:cs="Times New Roman"/>
        </w:rPr>
        <w:t>then</w:t>
      </w:r>
      <w:proofErr w:type="gramEnd"/>
      <w:r w:rsidR="00D96216">
        <w:rPr>
          <w:rFonts w:ascii="Times New Roman" w:hAnsi="Times New Roman" w:cs="Times New Roman"/>
        </w:rPr>
        <w:t xml:space="preserve"> r</w:t>
      </w:r>
      <w:r w:rsidR="00343D4B">
        <w:rPr>
          <w:rFonts w:ascii="Times New Roman" w:hAnsi="Times New Roman" w:cs="Times New Roman"/>
        </w:rPr>
        <w:t>eaerated over 1 day by a programmed</w:t>
      </w:r>
      <w:r w:rsidR="00D96216">
        <w:rPr>
          <w:rFonts w:ascii="Times New Roman" w:hAnsi="Times New Roman" w:cs="Times New Roman"/>
        </w:rPr>
        <w:t xml:space="preserve"> increase in air flow </w:t>
      </w:r>
      <w:r w:rsidRPr="00DE4B10">
        <w:rPr>
          <w:rFonts w:ascii="Times New Roman" w:eastAsia="Spectral" w:hAnsi="Times New Roman" w:cs="Times New Roman"/>
        </w:rPr>
        <w:t>(</w:t>
      </w:r>
      <w:r w:rsidR="004767D4">
        <w:rPr>
          <w:rFonts w:ascii="Times New Roman" w:eastAsia="Spectral" w:hAnsi="Times New Roman" w:cs="Times New Roman"/>
          <w:b/>
        </w:rPr>
        <w:t xml:space="preserve">Fig </w:t>
      </w:r>
      <w:del w:id="3" w:author="Eliza Peterson" w:date="2019-02-02T14:26:00Z">
        <w:r w:rsidR="004767D4" w:rsidDel="00C728F4">
          <w:rPr>
            <w:rFonts w:ascii="Times New Roman" w:eastAsia="Spectral" w:hAnsi="Times New Roman" w:cs="Times New Roman"/>
            <w:b/>
          </w:rPr>
          <w:delText>2A</w:delText>
        </w:r>
      </w:del>
      <w:ins w:id="4" w:author="Eliza Peterson" w:date="2019-02-02T14:26:00Z">
        <w:r w:rsidR="00C728F4">
          <w:rPr>
            <w:rFonts w:ascii="Times New Roman" w:eastAsia="Spectral" w:hAnsi="Times New Roman" w:cs="Times New Roman"/>
            <w:b/>
          </w:rPr>
          <w:t>1</w:t>
        </w:r>
      </w:ins>
      <w:r w:rsidRPr="00DE4B10">
        <w:rPr>
          <w:rFonts w:ascii="Times New Roman" w:eastAsia="Spectral" w:hAnsi="Times New Roman" w:cs="Times New Roman"/>
        </w:rPr>
        <w:t xml:space="preserve">). </w:t>
      </w:r>
      <w:r w:rsidR="003C7C22">
        <w:rPr>
          <w:rFonts w:ascii="Times New Roman" w:eastAsia="Spectral" w:hAnsi="Times New Roman" w:cs="Times New Roman"/>
        </w:rPr>
        <w:t xml:space="preserve">Over the time-course, we </w:t>
      </w:r>
      <w:r w:rsidR="00484371">
        <w:rPr>
          <w:rFonts w:ascii="Times New Roman" w:eastAsia="Spectral" w:hAnsi="Times New Roman" w:cs="Times New Roman"/>
        </w:rPr>
        <w:t xml:space="preserve">harvested </w:t>
      </w:r>
      <w:r w:rsidR="003C7C22">
        <w:rPr>
          <w:rFonts w:ascii="Times New Roman" w:eastAsia="Spectral" w:hAnsi="Times New Roman" w:cs="Times New Roman"/>
        </w:rPr>
        <w:t xml:space="preserve">samples </w:t>
      </w:r>
      <w:r w:rsidR="00484371">
        <w:rPr>
          <w:rFonts w:ascii="Times New Roman" w:eastAsia="Spectral" w:hAnsi="Times New Roman" w:cs="Times New Roman"/>
        </w:rPr>
        <w:t xml:space="preserve">in triplicates, one each </w:t>
      </w:r>
      <w:r w:rsidR="003C7C22">
        <w:rPr>
          <w:rFonts w:ascii="Times New Roman" w:eastAsia="Spectral" w:hAnsi="Times New Roman" w:cs="Times New Roman"/>
        </w:rPr>
        <w:t xml:space="preserve">from three </w:t>
      </w:r>
      <w:r w:rsidR="00484371">
        <w:rPr>
          <w:rFonts w:ascii="Times New Roman" w:eastAsia="Spectral" w:hAnsi="Times New Roman" w:cs="Times New Roman"/>
        </w:rPr>
        <w:t xml:space="preserve">independent reactors, </w:t>
      </w:r>
      <w:r w:rsidR="003C7C22">
        <w:rPr>
          <w:rFonts w:ascii="Times New Roman" w:eastAsia="Spectral" w:hAnsi="Times New Roman" w:cs="Times New Roman"/>
        </w:rPr>
        <w:t xml:space="preserve">via sampling ports that prevented aeration of the culture. We sampled at </w:t>
      </w:r>
      <w:r w:rsidRPr="00DE4B10">
        <w:rPr>
          <w:rFonts w:ascii="Times New Roman" w:eastAsia="Spectral" w:hAnsi="Times New Roman" w:cs="Times New Roman"/>
        </w:rPr>
        <w:t xml:space="preserve">high frequency </w:t>
      </w:r>
      <w:r w:rsidR="00484371">
        <w:rPr>
          <w:rFonts w:ascii="Times New Roman" w:eastAsia="Spectral" w:hAnsi="Times New Roman" w:cs="Times New Roman"/>
        </w:rPr>
        <w:t>during the period when cultures transitioned</w:t>
      </w:r>
      <w:r w:rsidR="00484371" w:rsidRPr="00DE4B10">
        <w:rPr>
          <w:rFonts w:ascii="Times New Roman" w:eastAsia="Spectral" w:hAnsi="Times New Roman" w:cs="Times New Roman"/>
        </w:rPr>
        <w:t xml:space="preserve"> </w:t>
      </w:r>
      <w:r w:rsidRPr="00DE4B10">
        <w:rPr>
          <w:rFonts w:ascii="Times New Roman" w:eastAsia="Spectral" w:hAnsi="Times New Roman" w:cs="Times New Roman"/>
        </w:rPr>
        <w:t xml:space="preserve">from </w:t>
      </w:r>
      <w:r w:rsidR="003C7C22">
        <w:rPr>
          <w:rFonts w:ascii="Times New Roman" w:eastAsia="Spectral" w:hAnsi="Times New Roman" w:cs="Times New Roman"/>
        </w:rPr>
        <w:t xml:space="preserve">10% </w:t>
      </w:r>
      <w:r w:rsidRPr="00DE4B10">
        <w:rPr>
          <w:rFonts w:ascii="Times New Roman" w:eastAsia="Spectral" w:hAnsi="Times New Roman" w:cs="Times New Roman"/>
        </w:rPr>
        <w:t xml:space="preserve">to </w:t>
      </w:r>
      <w:r w:rsidR="003C7C22">
        <w:rPr>
          <w:rFonts w:ascii="Times New Roman" w:eastAsia="Spectral" w:hAnsi="Times New Roman" w:cs="Times New Roman"/>
        </w:rPr>
        <w:t>0% DO</w:t>
      </w:r>
      <w:r w:rsidRPr="00DE4B10">
        <w:rPr>
          <w:rFonts w:ascii="Times New Roman" w:eastAsia="Spectral" w:hAnsi="Times New Roman" w:cs="Times New Roman"/>
        </w:rPr>
        <w:t xml:space="preserve">, as well as from </w:t>
      </w:r>
      <w:r w:rsidR="003C7C22">
        <w:rPr>
          <w:rFonts w:ascii="Times New Roman" w:eastAsia="Spectral" w:hAnsi="Times New Roman" w:cs="Times New Roman"/>
        </w:rPr>
        <w:t>0%</w:t>
      </w:r>
      <w:r w:rsidRPr="00DE4B10">
        <w:rPr>
          <w:rFonts w:ascii="Times New Roman" w:eastAsia="Spectral" w:hAnsi="Times New Roman" w:cs="Times New Roman"/>
        </w:rPr>
        <w:t xml:space="preserve"> to </w:t>
      </w:r>
      <w:r w:rsidR="003C7C22">
        <w:rPr>
          <w:rFonts w:ascii="Times New Roman" w:eastAsia="Spectral" w:hAnsi="Times New Roman" w:cs="Times New Roman"/>
        </w:rPr>
        <w:t>10% DO</w:t>
      </w:r>
      <w:r w:rsidRPr="00DE4B10">
        <w:rPr>
          <w:rFonts w:ascii="Times New Roman" w:eastAsia="Spectral" w:hAnsi="Times New Roman" w:cs="Times New Roman"/>
        </w:rPr>
        <w:t xml:space="preserve"> and at </w:t>
      </w:r>
      <w:r w:rsidR="00484371">
        <w:rPr>
          <w:rFonts w:ascii="Times New Roman" w:eastAsia="Spectral" w:hAnsi="Times New Roman" w:cs="Times New Roman"/>
        </w:rPr>
        <w:t xml:space="preserve">lower </w:t>
      </w:r>
      <w:r w:rsidR="003C7C22">
        <w:rPr>
          <w:rFonts w:ascii="Times New Roman" w:eastAsia="Spectral" w:hAnsi="Times New Roman" w:cs="Times New Roman"/>
        </w:rPr>
        <w:t>but regular</w:t>
      </w:r>
      <w:r w:rsidRPr="00DE4B10">
        <w:rPr>
          <w:rFonts w:ascii="Times New Roman" w:eastAsia="Spectral" w:hAnsi="Times New Roman" w:cs="Times New Roman"/>
        </w:rPr>
        <w:t xml:space="preserve"> frequency across the remaining 120-hour experiment.</w:t>
      </w:r>
      <w:r w:rsidR="00C52138">
        <w:rPr>
          <w:rFonts w:ascii="Times New Roman" w:eastAsia="Spectral" w:hAnsi="Times New Roman" w:cs="Times New Roman"/>
        </w:rPr>
        <w:t xml:space="preserve"> </w:t>
      </w:r>
      <w:r w:rsidR="003C7C22">
        <w:rPr>
          <w:rFonts w:ascii="Times New Roman" w:eastAsia="Spectral" w:hAnsi="Times New Roman" w:cs="Times New Roman"/>
        </w:rPr>
        <w:t>Samples were flash frozen in liquid N</w:t>
      </w:r>
      <w:r w:rsidR="003C7C22" w:rsidRPr="00822E51">
        <w:rPr>
          <w:rFonts w:ascii="Times New Roman" w:eastAsia="Spectral" w:hAnsi="Times New Roman" w:cs="Times New Roman"/>
          <w:vertAlign w:val="subscript"/>
        </w:rPr>
        <w:t>2</w:t>
      </w:r>
      <w:r w:rsidR="003C7C22">
        <w:rPr>
          <w:rFonts w:ascii="Times New Roman" w:eastAsia="Spectral" w:hAnsi="Times New Roman" w:cs="Times New Roman"/>
        </w:rPr>
        <w:t xml:space="preserve"> and later </w:t>
      </w:r>
      <w:r w:rsidR="00484371">
        <w:rPr>
          <w:rFonts w:ascii="Times New Roman" w:eastAsia="Spectral" w:hAnsi="Times New Roman" w:cs="Times New Roman"/>
        </w:rPr>
        <w:t xml:space="preserve">processed </w:t>
      </w:r>
      <w:r w:rsidR="003C7C22">
        <w:rPr>
          <w:rFonts w:ascii="Times New Roman" w:eastAsia="Spectral" w:hAnsi="Times New Roman" w:cs="Times New Roman"/>
        </w:rPr>
        <w:t xml:space="preserve">for </w:t>
      </w:r>
      <w:r w:rsidR="00484371">
        <w:rPr>
          <w:rFonts w:ascii="Times New Roman" w:eastAsia="Spectral" w:hAnsi="Times New Roman" w:cs="Times New Roman"/>
        </w:rPr>
        <w:t xml:space="preserve">gene </w:t>
      </w:r>
      <w:r w:rsidR="003C7C22">
        <w:rPr>
          <w:rFonts w:ascii="Times New Roman" w:eastAsia="Spectral" w:hAnsi="Times New Roman" w:cs="Times New Roman"/>
        </w:rPr>
        <w:t xml:space="preserve">expression </w:t>
      </w:r>
      <w:r w:rsidR="00970F51">
        <w:rPr>
          <w:rFonts w:ascii="Times New Roman" w:eastAsia="Spectral" w:hAnsi="Times New Roman" w:cs="Times New Roman"/>
        </w:rPr>
        <w:t>profiling</w:t>
      </w:r>
      <w:r w:rsidR="003C7C22">
        <w:rPr>
          <w:rFonts w:ascii="Times New Roman" w:eastAsia="Spectral" w:hAnsi="Times New Roman" w:cs="Times New Roman"/>
        </w:rPr>
        <w:t xml:space="preserve"> by RNA-sequencing.</w:t>
      </w:r>
    </w:p>
    <w:p w14:paraId="5A3DDFF0" w14:textId="3EA0B527" w:rsidR="006B023F" w:rsidRDefault="00CA692E" w:rsidP="00F9798F">
      <w:pPr>
        <w:widowControl w:val="0"/>
        <w:ind w:firstLine="720"/>
        <w:contextualSpacing w:val="0"/>
        <w:jc w:val="both"/>
        <w:rPr>
          <w:rFonts w:ascii="Times New Roman" w:eastAsia="Times New Roman" w:hAnsi="Times New Roman" w:cs="Times New Roman"/>
        </w:rPr>
      </w:pPr>
      <w:r>
        <w:rPr>
          <w:rFonts w:ascii="Times New Roman" w:eastAsia="Times New Roman" w:hAnsi="Times New Roman" w:cs="Times New Roman"/>
        </w:rPr>
        <w:t>Over the course of the experiment</w:t>
      </w:r>
      <w:r w:rsidR="00EF5506">
        <w:rPr>
          <w:rFonts w:ascii="Times New Roman" w:eastAsia="Times New Roman" w:hAnsi="Times New Roman" w:cs="Times New Roman"/>
        </w:rPr>
        <w:t xml:space="preserve">, </w:t>
      </w:r>
      <w:r w:rsidR="00AD3A0C">
        <w:rPr>
          <w:rFonts w:ascii="Times New Roman" w:eastAsia="Times New Roman" w:hAnsi="Times New Roman" w:cs="Times New Roman"/>
        </w:rPr>
        <w:t xml:space="preserve">nearly </w:t>
      </w:r>
      <w:r w:rsidR="000F7F07">
        <w:rPr>
          <w:rFonts w:ascii="Times New Roman" w:eastAsia="Times New Roman" w:hAnsi="Times New Roman" w:cs="Times New Roman"/>
        </w:rPr>
        <w:t>64</w:t>
      </w:r>
      <w:r w:rsidR="00392F12">
        <w:rPr>
          <w:rFonts w:ascii="Times New Roman" w:eastAsia="Times New Roman" w:hAnsi="Times New Roman" w:cs="Times New Roman"/>
        </w:rPr>
        <w:t>%</w:t>
      </w:r>
      <w:r w:rsidR="00D521C4">
        <w:rPr>
          <w:rFonts w:ascii="Times New Roman" w:eastAsia="Times New Roman" w:hAnsi="Times New Roman" w:cs="Times New Roman"/>
        </w:rPr>
        <w:t xml:space="preserve"> </w:t>
      </w:r>
      <w:r w:rsidR="00AD3A0C">
        <w:rPr>
          <w:rFonts w:ascii="Times New Roman" w:eastAsia="Times New Roman" w:hAnsi="Times New Roman" w:cs="Times New Roman"/>
        </w:rPr>
        <w:t>of</w:t>
      </w:r>
      <w:r w:rsidR="009B1800">
        <w:rPr>
          <w:rFonts w:ascii="Times New Roman" w:eastAsia="Times New Roman" w:hAnsi="Times New Roman" w:cs="Times New Roman"/>
        </w:rPr>
        <w:t xml:space="preserve"> all genes in the MTB genome</w:t>
      </w:r>
      <w:r w:rsidR="00AD3A0C">
        <w:rPr>
          <w:rFonts w:ascii="Times New Roman" w:eastAsia="Times New Roman" w:hAnsi="Times New Roman" w:cs="Times New Roman"/>
        </w:rPr>
        <w:t xml:space="preserve"> </w:t>
      </w:r>
      <w:r w:rsidR="00EF5506">
        <w:rPr>
          <w:rFonts w:ascii="Times New Roman" w:eastAsia="Times New Roman" w:hAnsi="Times New Roman" w:cs="Times New Roman"/>
        </w:rPr>
        <w:t xml:space="preserve">were </w:t>
      </w:r>
      <w:ins w:id="5" w:author="Eliza Peterson" w:date="2019-02-02T14:17:00Z">
        <w:r w:rsidR="000256B9">
          <w:rPr>
            <w:rFonts w:ascii="Times New Roman" w:eastAsia="Times New Roman" w:hAnsi="Times New Roman" w:cs="Times New Roman"/>
          </w:rPr>
          <w:t xml:space="preserve">significantly </w:t>
        </w:r>
      </w:ins>
      <w:r w:rsidR="00EF5506">
        <w:rPr>
          <w:rFonts w:ascii="Times New Roman" w:eastAsia="Times New Roman" w:hAnsi="Times New Roman" w:cs="Times New Roman"/>
        </w:rPr>
        <w:t>differentially expressed</w:t>
      </w:r>
      <w:r w:rsidR="00D17A05">
        <w:rPr>
          <w:rFonts w:ascii="Times New Roman" w:eastAsia="Times New Roman" w:hAnsi="Times New Roman" w:cs="Times New Roman"/>
        </w:rPr>
        <w:t xml:space="preserve"> </w:t>
      </w:r>
      <w:r w:rsidR="009B1800">
        <w:rPr>
          <w:rFonts w:ascii="Times New Roman" w:eastAsia="Times New Roman" w:hAnsi="Times New Roman" w:cs="Times New Roman"/>
        </w:rPr>
        <w:t>(2</w:t>
      </w:r>
      <w:r w:rsidR="00392F12">
        <w:rPr>
          <w:rFonts w:ascii="Times New Roman" w:eastAsia="Times New Roman" w:hAnsi="Times New Roman" w:cs="Times New Roman"/>
        </w:rPr>
        <w:t>,582</w:t>
      </w:r>
      <w:r w:rsidR="009B1800">
        <w:rPr>
          <w:rFonts w:ascii="Times New Roman" w:eastAsia="Times New Roman" w:hAnsi="Times New Roman" w:cs="Times New Roman"/>
        </w:rPr>
        <w:t xml:space="preserve"> genes with adjusted </w:t>
      </w:r>
      <w:r w:rsidR="009B1800" w:rsidRPr="00821C5D">
        <w:rPr>
          <w:rFonts w:ascii="Times New Roman" w:eastAsia="Times New Roman" w:hAnsi="Times New Roman" w:cs="Times New Roman"/>
          <w:i/>
        </w:rPr>
        <w:t>p</w:t>
      </w:r>
      <w:r w:rsidR="009B1800">
        <w:rPr>
          <w:rFonts w:ascii="Times New Roman" w:eastAsia="Times New Roman" w:hAnsi="Times New Roman" w:cs="Times New Roman"/>
        </w:rPr>
        <w:t xml:space="preserve">-value &lt; 0.05 and </w:t>
      </w:r>
      <w:r w:rsidR="0050488D">
        <w:rPr>
          <w:rFonts w:ascii="Times New Roman" w:eastAsia="Times New Roman" w:hAnsi="Times New Roman" w:cs="Times New Roman"/>
        </w:rPr>
        <w:t xml:space="preserve">estimated </w:t>
      </w:r>
      <w:r w:rsidR="009B1800">
        <w:rPr>
          <w:rFonts w:ascii="Times New Roman" w:eastAsia="Times New Roman" w:hAnsi="Times New Roman" w:cs="Times New Roman"/>
        </w:rPr>
        <w:t>absolute log2 fold-change &gt;1)</w:t>
      </w:r>
      <w:r w:rsidR="00EF5506">
        <w:rPr>
          <w:rFonts w:ascii="Times New Roman" w:eastAsia="Times New Roman" w:hAnsi="Times New Roman" w:cs="Times New Roman"/>
        </w:rPr>
        <w:t xml:space="preserve">. </w:t>
      </w:r>
      <w:r>
        <w:rPr>
          <w:rFonts w:ascii="Times New Roman" w:eastAsia="Times New Roman" w:hAnsi="Times New Roman" w:cs="Times New Roman"/>
        </w:rPr>
        <w:t>Th</w:t>
      </w:r>
      <w:r w:rsidR="00AD3A0C">
        <w:rPr>
          <w:rFonts w:ascii="Times New Roman" w:eastAsia="Times New Roman" w:hAnsi="Times New Roman" w:cs="Times New Roman"/>
        </w:rPr>
        <w:t>e</w:t>
      </w:r>
      <w:r w:rsidR="00EF5506">
        <w:rPr>
          <w:rFonts w:ascii="Times New Roman" w:eastAsia="Times New Roman" w:hAnsi="Times New Roman" w:cs="Times New Roman"/>
        </w:rPr>
        <w:t xml:space="preserve"> number of </w:t>
      </w:r>
      <w:r w:rsidR="00AD3A0C">
        <w:rPr>
          <w:rFonts w:ascii="Times New Roman" w:eastAsia="Times New Roman" w:hAnsi="Times New Roman" w:cs="Times New Roman"/>
        </w:rPr>
        <w:t xml:space="preserve">differentially expressed </w:t>
      </w:r>
      <w:r w:rsidR="00EF5506">
        <w:rPr>
          <w:rFonts w:ascii="Times New Roman" w:eastAsia="Times New Roman" w:hAnsi="Times New Roman" w:cs="Times New Roman"/>
        </w:rPr>
        <w:t xml:space="preserve">genes </w:t>
      </w:r>
      <w:r w:rsidR="00D20D4A">
        <w:rPr>
          <w:rFonts w:ascii="Times New Roman" w:eastAsia="Times New Roman" w:hAnsi="Times New Roman" w:cs="Times New Roman"/>
        </w:rPr>
        <w:t xml:space="preserve">from our </w:t>
      </w:r>
      <w:r w:rsidR="000F512B">
        <w:rPr>
          <w:rFonts w:ascii="Times New Roman" w:eastAsia="Times New Roman" w:hAnsi="Times New Roman" w:cs="Times New Roman"/>
        </w:rPr>
        <w:t>controlled O</w:t>
      </w:r>
      <w:r w:rsidR="000F512B" w:rsidRPr="000F512B">
        <w:rPr>
          <w:rFonts w:ascii="Times New Roman" w:eastAsia="Times New Roman" w:hAnsi="Times New Roman" w:cs="Times New Roman"/>
          <w:vertAlign w:val="subscript"/>
        </w:rPr>
        <w:t>2</w:t>
      </w:r>
      <w:r w:rsidR="000F512B">
        <w:rPr>
          <w:rFonts w:ascii="Times New Roman" w:eastAsia="Times New Roman" w:hAnsi="Times New Roman" w:cs="Times New Roman"/>
        </w:rPr>
        <w:t xml:space="preserve"> system</w:t>
      </w:r>
      <w:r w:rsidR="00781C3F">
        <w:rPr>
          <w:rFonts w:ascii="Times New Roman" w:eastAsia="Times New Roman" w:hAnsi="Times New Roman" w:cs="Times New Roman"/>
        </w:rPr>
        <w:t xml:space="preserve"> </w:t>
      </w:r>
      <w:r w:rsidR="00EF5506">
        <w:rPr>
          <w:rFonts w:ascii="Times New Roman" w:eastAsia="Times New Roman" w:hAnsi="Times New Roman" w:cs="Times New Roman"/>
        </w:rPr>
        <w:t xml:space="preserve">is an order of magnitude greater than the </w:t>
      </w:r>
      <w:r w:rsidR="002A795B">
        <w:rPr>
          <w:rFonts w:ascii="Times New Roman" w:eastAsia="Times New Roman" w:hAnsi="Times New Roman" w:cs="Times New Roman"/>
        </w:rPr>
        <w:t>differentially expressed genes from</w:t>
      </w:r>
      <w:r w:rsidR="00EF5506">
        <w:rPr>
          <w:rFonts w:ascii="Times New Roman" w:eastAsia="Times New Roman" w:hAnsi="Times New Roman" w:cs="Times New Roman"/>
        </w:rPr>
        <w:t xml:space="preserve"> earlier microarray studies</w:t>
      </w:r>
      <w:r w:rsidR="00250B7B">
        <w:rPr>
          <w:rFonts w:ascii="Times New Roman" w:eastAsia="Times New Roman" w:hAnsi="Times New Roman" w:cs="Times New Roman"/>
        </w:rPr>
        <w:t xml:space="preserve"> using the Wayne</w:t>
      </w:r>
      <w:r w:rsidR="008F5D06">
        <w:rPr>
          <w:rFonts w:ascii="Times New Roman" w:eastAsia="Times New Roman" w:hAnsi="Times New Roman" w:cs="Times New Roman"/>
        </w:rPr>
        <w:fldChar w:fldCharType="begin">
          <w:fldData xml:space="preserve">PEVuZE5vdGU+PENpdGU+PEF1dGhvcj5NdXR0dWN1bWFydTwvQXV0aG9yPjxZZWFyPjIwMDQ8L1ll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=
</w:fldData>
        </w:fldChar>
      </w:r>
      <w:r w:rsidR="00C6047F">
        <w:rPr>
          <w:rFonts w:ascii="Times New Roman" w:eastAsia="Times New Roman" w:hAnsi="Times New Roman" w:cs="Times New Roman"/>
        </w:rPr>
        <w:instrText xml:space="preserve"> ADDIN EN.CITE </w:instrText>
      </w:r>
      <w:r w:rsidR="00C6047F">
        <w:rPr>
          <w:rFonts w:ascii="Times New Roman" w:eastAsia="Times New Roman" w:hAnsi="Times New Roman" w:cs="Times New Roman"/>
        </w:rPr>
        <w:fldChar w:fldCharType="begin">
          <w:fldData xml:space="preserve">PEVuZE5vdGU+PENpdGU+PEF1dGhvcj5NdXR0dWN1bWFydTwvQXV0aG9yPjxZZWFyPjIwMDQ8L1ll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=
</w:fldData>
        </w:fldChar>
      </w:r>
      <w:r w:rsidR="00C6047F">
        <w:rPr>
          <w:rFonts w:ascii="Times New Roman" w:eastAsia="Times New Roman" w:hAnsi="Times New Roman" w:cs="Times New Roman"/>
        </w:rPr>
        <w:instrText xml:space="preserve"> ADDIN EN.CITE.DATA </w:instrText>
      </w:r>
      <w:r w:rsidR="00C6047F">
        <w:rPr>
          <w:rFonts w:ascii="Times New Roman" w:eastAsia="Times New Roman" w:hAnsi="Times New Roman" w:cs="Times New Roman"/>
        </w:rPr>
      </w:r>
      <w:r w:rsidR="00C6047F">
        <w:rPr>
          <w:rFonts w:ascii="Times New Roman" w:eastAsia="Times New Roman" w:hAnsi="Times New Roman" w:cs="Times New Roman"/>
        </w:rPr>
        <w:fldChar w:fldCharType="end"/>
      </w:r>
      <w:r w:rsidR="008F5D06">
        <w:rPr>
          <w:rFonts w:ascii="Times New Roman" w:eastAsia="Times New Roman" w:hAnsi="Times New Roman" w:cs="Times New Roman"/>
        </w:rPr>
      </w:r>
      <w:r w:rsidR="008F5D06">
        <w:rPr>
          <w:rFonts w:ascii="Times New Roman" w:eastAsia="Times New Roman" w:hAnsi="Times New Roman" w:cs="Times New Roman"/>
        </w:rPr>
        <w:fldChar w:fldCharType="separate"/>
      </w:r>
      <w:r w:rsidR="00C6047F" w:rsidRPr="00C6047F">
        <w:rPr>
          <w:rFonts w:ascii="Times New Roman" w:eastAsia="Times New Roman" w:hAnsi="Times New Roman" w:cs="Times New Roman"/>
          <w:noProof/>
          <w:vertAlign w:val="superscript"/>
        </w:rPr>
        <w:t>9</w:t>
      </w:r>
      <w:r w:rsidR="008F5D06">
        <w:rPr>
          <w:rFonts w:ascii="Times New Roman" w:eastAsia="Times New Roman" w:hAnsi="Times New Roman" w:cs="Times New Roman"/>
        </w:rPr>
        <w:fldChar w:fldCharType="end"/>
      </w:r>
      <w:r w:rsidR="00250B7B">
        <w:rPr>
          <w:rFonts w:ascii="Times New Roman" w:eastAsia="Times New Roman" w:hAnsi="Times New Roman" w:cs="Times New Roman"/>
        </w:rPr>
        <w:t xml:space="preserve"> </w:t>
      </w:r>
      <w:r w:rsidR="00BE0C3E">
        <w:rPr>
          <w:rFonts w:ascii="Times New Roman" w:eastAsia="Times New Roman" w:hAnsi="Times New Roman" w:cs="Times New Roman"/>
        </w:rPr>
        <w:t xml:space="preserve">(411 genes) </w:t>
      </w:r>
      <w:r w:rsidR="00250B7B">
        <w:rPr>
          <w:rFonts w:ascii="Times New Roman" w:eastAsia="Times New Roman" w:hAnsi="Times New Roman" w:cs="Times New Roman"/>
        </w:rPr>
        <w:t>or defined hypoxia</w:t>
      </w:r>
      <w:r w:rsidR="00BE0C3E">
        <w:rPr>
          <w:rFonts w:ascii="Times New Roman" w:eastAsia="Times New Roman" w:hAnsi="Times New Roman" w:cs="Times New Roman"/>
        </w:rPr>
        <w:fldChar w:fldCharType="begin"/>
      </w:r>
      <w:r w:rsidR="00BE0C3E">
        <w:rPr>
          <w:rFonts w:ascii="Times New Roman" w:eastAsia="Times New Roman" w:hAnsi="Times New Roman" w:cs="Times New Roman"/>
        </w:rPr>
        <w:instrText xml:space="preserve"> ADDIN EN.CITE &lt;EndNote&gt;&lt;Cite&gt;&lt;Author&gt;Rustad&lt;/Author&gt;&lt;Year&gt;2008&lt;/Year&gt;&lt;RecNum&gt;1494&lt;/RecNum&gt;&lt;DisplayText&gt;&lt;style face="superscript"&gt;8&lt;/style&gt;&lt;/DisplayText&gt;&lt;record&gt;&lt;rec-number&gt;1494&lt;/rec-number&gt;&lt;foreign-keys&gt;&lt;key app="EN" db-id="d2r9zze949dxtjefpfqvxrwj9ax2atddseza" timestamp="1533743872"&gt;1494&lt;/key&gt;&lt;/foreign-keys&gt;&lt;ref-type name="Journal Article"&gt;17&lt;/ref-type&gt;&lt;contributors&gt;&lt;authors&gt;&lt;author&gt;Rustad, T. R.&lt;/author&gt;&lt;author&gt;Harrell, M. I.&lt;/author&gt;&lt;author&gt;Liao, R.&lt;/author&gt;&lt;author&gt;Sherman, D. R.&lt;/author&gt;&lt;/authors&gt;&lt;/contributors&gt;&lt;auth-address&gt;Seattle Biomedical Research Institute, Seattle, Washington, USA.&lt;/auth-address&gt;&lt;titles&gt;&lt;title&gt;The enduring hypoxic response of Mycobacterium tuberculosis&lt;/title&gt;&lt;secondary-title&gt;PLoS One&lt;/secondary-title&gt;&lt;/titles&gt;&lt;periodical&gt;&lt;full-title&gt;PLoS One&lt;/full-title&gt;&lt;/periodical&gt;&lt;pages&gt;e1502&lt;/pages&gt;&lt;volume&gt;3&lt;/volume&gt;&lt;number&gt;1&lt;/number&gt;&lt;keywords&gt;&lt;keyword&gt;Animals&lt;/keyword&gt;&lt;keyword&gt;Gene Deletion&lt;/keyword&gt;&lt;keyword&gt;Genes, Bacterial&lt;/keyword&gt;&lt;keyword&gt;Hypoxia/*microbiology&lt;/keyword&gt;&lt;keyword&gt;Mice&lt;/keyword&gt;&lt;keyword&gt;Mice, Inbred C57BL&lt;/keyword&gt;&lt;keyword&gt;Mice, Inbred CBA&lt;/keyword&gt;&lt;keyword&gt;Mice, Inbred DBA&lt;/keyword&gt;&lt;keyword&gt;Mycobacterium tuberculosis/genetics/*physiology&lt;/keyword&gt;&lt;keyword&gt;Oligonucleotide Array Sequence Analysis&lt;/keyword&gt;&lt;keyword&gt;Transcription, Genetic&lt;/keyword&gt;&lt;/keywords&gt;&lt;dates&gt;&lt;year&gt;2008&lt;/year&gt;&lt;pub-dates&gt;&lt;date&gt;Jan 30&lt;/date&gt;&lt;/pub-dates&gt;&lt;/dates&gt;&lt;isbn&gt;1932-6203 (Electronic)&amp;#xD;1932-6203 (Linking)&lt;/isbn&gt;&lt;accession-num&gt;18231589&lt;/accession-num&gt;&lt;urls&gt;&lt;related-urls&gt;&lt;url&gt;https://www.ncbi.nlm.nih.gov/pubmed/18231589&lt;/url&gt;&lt;/related-urls&gt;&lt;/urls&gt;&lt;custom2&gt;PMC2198943&lt;/custom2&gt;&lt;electronic-resource-num&gt;10.1371/journal.pone.0001502&lt;/electronic-resource-num&gt;&lt;/record&gt;&lt;/Cite&gt;&lt;/EndNote&gt;</w:instrText>
      </w:r>
      <w:r w:rsidR="00BE0C3E">
        <w:rPr>
          <w:rFonts w:ascii="Times New Roman" w:eastAsia="Times New Roman" w:hAnsi="Times New Roman" w:cs="Times New Roman"/>
        </w:rPr>
        <w:fldChar w:fldCharType="separate"/>
      </w:r>
      <w:r w:rsidR="00BE0C3E" w:rsidRPr="00C6047F">
        <w:rPr>
          <w:rFonts w:ascii="Times New Roman" w:eastAsia="Times New Roman" w:hAnsi="Times New Roman" w:cs="Times New Roman"/>
          <w:noProof/>
          <w:vertAlign w:val="superscript"/>
        </w:rPr>
        <w:t>8</w:t>
      </w:r>
      <w:r w:rsidR="00BE0C3E">
        <w:rPr>
          <w:rFonts w:ascii="Times New Roman" w:eastAsia="Times New Roman" w:hAnsi="Times New Roman" w:cs="Times New Roman"/>
        </w:rPr>
        <w:fldChar w:fldCharType="end"/>
      </w:r>
      <w:r w:rsidR="00BE0C3E">
        <w:rPr>
          <w:rFonts w:ascii="Times New Roman" w:eastAsia="Times New Roman" w:hAnsi="Times New Roman" w:cs="Times New Roman"/>
        </w:rPr>
        <w:t xml:space="preserve"> (279 genes)</w:t>
      </w:r>
      <w:r w:rsidR="00250B7B">
        <w:rPr>
          <w:rFonts w:ascii="Times New Roman" w:eastAsia="Times New Roman" w:hAnsi="Times New Roman" w:cs="Times New Roman"/>
        </w:rPr>
        <w:t xml:space="preserve"> model</w:t>
      </w:r>
      <w:r w:rsidR="00BE0C3E">
        <w:rPr>
          <w:rFonts w:ascii="Times New Roman" w:eastAsia="Times New Roman" w:hAnsi="Times New Roman" w:cs="Times New Roman"/>
        </w:rPr>
        <w:t>s</w:t>
      </w:r>
      <w:r w:rsidR="00AD3A0C">
        <w:rPr>
          <w:rFonts w:ascii="Times New Roman" w:eastAsia="Times New Roman" w:hAnsi="Times New Roman" w:cs="Times New Roman"/>
        </w:rPr>
        <w:t>.</w:t>
      </w:r>
      <w:r w:rsidR="00EF5506">
        <w:rPr>
          <w:rFonts w:ascii="Times New Roman" w:eastAsia="Times New Roman" w:hAnsi="Times New Roman" w:cs="Times New Roman"/>
        </w:rPr>
        <w:t xml:space="preserve"> </w:t>
      </w:r>
      <w:r w:rsidR="00AD3A0C">
        <w:rPr>
          <w:rFonts w:ascii="Times New Roman" w:eastAsia="Times New Roman" w:hAnsi="Times New Roman" w:cs="Times New Roman"/>
        </w:rPr>
        <w:t>N</w:t>
      </w:r>
      <w:r w:rsidR="00EF5506">
        <w:rPr>
          <w:rFonts w:ascii="Times New Roman" w:eastAsia="Times New Roman" w:hAnsi="Times New Roman" w:cs="Times New Roman"/>
        </w:rPr>
        <w:t xml:space="preserve">evertheless, </w:t>
      </w:r>
      <w:r w:rsidR="00CD6920">
        <w:rPr>
          <w:rFonts w:ascii="Times New Roman" w:eastAsia="Times New Roman" w:hAnsi="Times New Roman" w:cs="Times New Roman"/>
        </w:rPr>
        <w:t xml:space="preserve">there is </w:t>
      </w:r>
      <w:r w:rsidR="00EF5506">
        <w:rPr>
          <w:rFonts w:ascii="Times New Roman" w:eastAsia="Times New Roman" w:hAnsi="Times New Roman" w:cs="Times New Roman"/>
        </w:rPr>
        <w:t xml:space="preserve">significant overlap </w:t>
      </w:r>
      <w:r w:rsidR="00CD6920">
        <w:rPr>
          <w:rFonts w:ascii="Times New Roman" w:eastAsia="Times New Roman" w:hAnsi="Times New Roman" w:cs="Times New Roman"/>
        </w:rPr>
        <w:t xml:space="preserve">across gene sets </w:t>
      </w:r>
      <w:r w:rsidR="00BE0C3E">
        <w:rPr>
          <w:rFonts w:ascii="Times New Roman" w:eastAsia="Times New Roman" w:hAnsi="Times New Roman" w:cs="Times New Roman"/>
        </w:rPr>
        <w:t>between the</w:t>
      </w:r>
      <w:r w:rsidR="00CD6920">
        <w:rPr>
          <w:rFonts w:ascii="Times New Roman" w:eastAsia="Times New Roman" w:hAnsi="Times New Roman" w:cs="Times New Roman"/>
        </w:rPr>
        <w:t xml:space="preserve"> three models</w:t>
      </w:r>
      <w:r w:rsidR="00BE0C3E">
        <w:rPr>
          <w:rFonts w:ascii="Times New Roman" w:eastAsia="Times New Roman" w:hAnsi="Times New Roman" w:cs="Times New Roman"/>
        </w:rPr>
        <w:t xml:space="preserve"> of hypoxia-induced dormancy</w:t>
      </w:r>
      <w:r w:rsidR="00CD6920">
        <w:rPr>
          <w:rFonts w:ascii="Times New Roman" w:eastAsia="Times New Roman" w:hAnsi="Times New Roman" w:cs="Times New Roman"/>
        </w:rPr>
        <w:t xml:space="preserve"> </w:t>
      </w:r>
      <w:r w:rsidR="00EF5506">
        <w:rPr>
          <w:rFonts w:ascii="Times New Roman" w:eastAsia="Times New Roman" w:hAnsi="Times New Roman" w:cs="Times New Roman"/>
        </w:rPr>
        <w:t>(</w:t>
      </w:r>
      <w:r w:rsidR="00BE0C3E">
        <w:rPr>
          <w:rFonts w:ascii="Times New Roman" w:eastAsia="Times New Roman" w:hAnsi="Times New Roman" w:cs="Times New Roman"/>
          <w:b/>
        </w:rPr>
        <w:t xml:space="preserve">Table. </w:t>
      </w:r>
      <w:proofErr w:type="gramStart"/>
      <w:r w:rsidR="00BE0C3E">
        <w:rPr>
          <w:rFonts w:ascii="Times New Roman" w:eastAsia="Times New Roman" w:hAnsi="Times New Roman" w:cs="Times New Roman"/>
          <w:b/>
        </w:rPr>
        <w:t>S</w:t>
      </w:r>
      <w:ins w:id="6" w:author="Eliza Peterson" w:date="2019-02-06T15:39:00Z">
        <w:r w:rsidR="006539F7">
          <w:rPr>
            <w:rFonts w:ascii="Times New Roman" w:eastAsia="Times New Roman" w:hAnsi="Times New Roman" w:cs="Times New Roman"/>
            <w:b/>
          </w:rPr>
          <w:t>X</w:t>
        </w:r>
      </w:ins>
      <w:del w:id="7" w:author="Eliza Peterson" w:date="2019-02-06T15:39:00Z">
        <w:r w:rsidR="00BE0C3E" w:rsidDel="006539F7">
          <w:rPr>
            <w:rFonts w:ascii="Times New Roman" w:eastAsia="Times New Roman" w:hAnsi="Times New Roman" w:cs="Times New Roman"/>
            <w:b/>
          </w:rPr>
          <w:delText>1</w:delText>
        </w:r>
      </w:del>
      <w:r w:rsidR="00EF5506">
        <w:rPr>
          <w:rFonts w:ascii="Times New Roman" w:eastAsia="Times New Roman" w:hAnsi="Times New Roman" w:cs="Times New Roman"/>
        </w:rPr>
        <w:t>).</w:t>
      </w:r>
      <w:proofErr w:type="gramEnd"/>
      <w:r w:rsidR="00EF5506">
        <w:rPr>
          <w:rFonts w:ascii="Times New Roman" w:eastAsia="Times New Roman" w:hAnsi="Times New Roman" w:cs="Times New Roman"/>
        </w:rPr>
        <w:t xml:space="preserve"> </w:t>
      </w:r>
      <w:del w:id="8" w:author="Eliza Peterson" w:date="2019-02-02T14:20:00Z">
        <w:r w:rsidR="00B85512" w:rsidDel="00C728F4">
          <w:rPr>
            <w:rFonts w:ascii="Times New Roman" w:eastAsia="Times New Roman" w:hAnsi="Times New Roman" w:cs="Times New Roman"/>
          </w:rPr>
          <w:delText>Additionally</w:delText>
        </w:r>
      </w:del>
      <w:ins w:id="9" w:author="Eliza Peterson" w:date="2019-02-02T14:20:00Z">
        <w:r w:rsidR="00C728F4">
          <w:rPr>
            <w:rFonts w:ascii="Times New Roman" w:eastAsia="Times New Roman" w:hAnsi="Times New Roman" w:cs="Times New Roman"/>
          </w:rPr>
          <w:t>Interestingly</w:t>
        </w:r>
      </w:ins>
      <w:r w:rsidR="00B85512">
        <w:rPr>
          <w:rFonts w:ascii="Times New Roman" w:eastAsia="Times New Roman" w:hAnsi="Times New Roman" w:cs="Times New Roman"/>
        </w:rPr>
        <w:t xml:space="preserve">, </w:t>
      </w:r>
      <w:r w:rsidR="0036178B">
        <w:rPr>
          <w:rFonts w:ascii="Times New Roman" w:eastAsia="Times New Roman" w:hAnsi="Times New Roman" w:cs="Times New Roman"/>
        </w:rPr>
        <w:t>the</w:t>
      </w:r>
      <w:r w:rsidR="00B85512">
        <w:rPr>
          <w:rFonts w:ascii="Times New Roman" w:eastAsia="Times New Roman" w:hAnsi="Times New Roman" w:cs="Times New Roman"/>
        </w:rPr>
        <w:t xml:space="preserve"> </w:t>
      </w:r>
      <w:r w:rsidR="00B85512">
        <w:rPr>
          <w:rFonts w:ascii="Times New Roman" w:eastAsia="Spectral" w:hAnsi="Times New Roman" w:cs="Times New Roman"/>
        </w:rPr>
        <w:t>controlled O</w:t>
      </w:r>
      <w:r w:rsidR="00B85512" w:rsidRPr="006C261A">
        <w:rPr>
          <w:rFonts w:ascii="Times New Roman" w:eastAsia="Spectral" w:hAnsi="Times New Roman" w:cs="Times New Roman"/>
          <w:vertAlign w:val="subscript"/>
        </w:rPr>
        <w:t>2</w:t>
      </w:r>
      <w:r w:rsidR="00B85512">
        <w:rPr>
          <w:rFonts w:ascii="Times New Roman" w:eastAsia="Spectral" w:hAnsi="Times New Roman" w:cs="Times New Roman"/>
        </w:rPr>
        <w:t xml:space="preserve"> model</w:t>
      </w:r>
      <w:r w:rsidR="00B85512">
        <w:rPr>
          <w:rFonts w:ascii="Times New Roman" w:eastAsia="Times New Roman" w:hAnsi="Times New Roman" w:cs="Times New Roman"/>
        </w:rPr>
        <w:t xml:space="preserve"> </w:t>
      </w:r>
      <w:ins w:id="10" w:author="Eliza Peterson" w:date="2019-02-02T14:23:00Z">
        <w:r w:rsidR="00C728F4">
          <w:rPr>
            <w:rFonts w:ascii="Times New Roman" w:eastAsia="Times New Roman" w:hAnsi="Times New Roman" w:cs="Times New Roman"/>
          </w:rPr>
          <w:t xml:space="preserve">also </w:t>
        </w:r>
      </w:ins>
      <w:del w:id="11" w:author="Eliza Peterson" w:date="2019-02-02T14:20:00Z">
        <w:r w:rsidR="00B85512" w:rsidDel="00C728F4">
          <w:rPr>
            <w:rFonts w:ascii="Times New Roman" w:eastAsia="Times New Roman" w:hAnsi="Times New Roman" w:cs="Times New Roman"/>
          </w:rPr>
          <w:delText xml:space="preserve">significantly </w:delText>
        </w:r>
      </w:del>
      <w:r w:rsidR="00B85512">
        <w:rPr>
          <w:rFonts w:ascii="Times New Roman" w:eastAsia="Times New Roman" w:hAnsi="Times New Roman" w:cs="Times New Roman"/>
        </w:rPr>
        <w:t>recapitulate</w:t>
      </w:r>
      <w:r w:rsidR="00A53CAE">
        <w:rPr>
          <w:rFonts w:ascii="Times New Roman" w:eastAsia="Times New Roman" w:hAnsi="Times New Roman" w:cs="Times New Roman"/>
        </w:rPr>
        <w:t xml:space="preserve">d </w:t>
      </w:r>
      <w:del w:id="12" w:author="Eliza Peterson" w:date="2019-02-02T14:20:00Z">
        <w:r w:rsidR="00A53CAE" w:rsidDel="00C728F4">
          <w:rPr>
            <w:rFonts w:ascii="Times New Roman" w:eastAsia="Times New Roman" w:hAnsi="Times New Roman" w:cs="Times New Roman"/>
          </w:rPr>
          <w:delText xml:space="preserve">(enrichment test </w:delText>
        </w:r>
        <w:r w:rsidR="00A53CAE" w:rsidRPr="000256B9" w:rsidDel="00C728F4">
          <w:rPr>
            <w:rFonts w:ascii="Times New Roman" w:eastAsia="Times New Roman" w:hAnsi="Times New Roman" w:cs="Times New Roman"/>
            <w:i/>
            <w:rPrChange w:id="13" w:author="Eliza Peterson" w:date="2019-02-02T14:18:00Z">
              <w:rPr>
                <w:rFonts w:ascii="Times New Roman" w:eastAsia="Times New Roman" w:hAnsi="Times New Roman" w:cs="Times New Roman"/>
              </w:rPr>
            </w:rPrChange>
          </w:rPr>
          <w:delText>p</w:delText>
        </w:r>
        <w:r w:rsidR="00A53CAE" w:rsidDel="00C728F4">
          <w:rPr>
            <w:rFonts w:ascii="Times New Roman" w:eastAsia="Times New Roman" w:hAnsi="Times New Roman" w:cs="Times New Roman"/>
          </w:rPr>
          <w:delText>-value=</w:delText>
        </w:r>
        <w:r w:rsidR="00B85512" w:rsidDel="00C728F4">
          <w:rPr>
            <w:rFonts w:ascii="Times New Roman" w:eastAsia="Times New Roman" w:hAnsi="Times New Roman" w:cs="Times New Roman"/>
          </w:rPr>
          <w:delText>4.29</w:delText>
        </w:r>
      </w:del>
      <w:del w:id="14" w:author="Eliza Peterson" w:date="2019-02-02T14:18:00Z">
        <w:r w:rsidR="00B85512" w:rsidDel="000256B9">
          <w:rPr>
            <w:rFonts w:ascii="Times New Roman" w:eastAsia="Times New Roman" w:hAnsi="Times New Roman" w:cs="Times New Roman"/>
          </w:rPr>
          <w:delText xml:space="preserve"> e</w:delText>
        </w:r>
      </w:del>
      <w:del w:id="15" w:author="Eliza Peterson" w:date="2019-02-02T14:20:00Z">
        <w:r w:rsidR="00B85512" w:rsidRPr="000256B9" w:rsidDel="00C728F4">
          <w:rPr>
            <w:rFonts w:ascii="Times New Roman" w:eastAsia="Times New Roman" w:hAnsi="Times New Roman" w:cs="Times New Roman"/>
            <w:vertAlign w:val="superscript"/>
          </w:rPr>
          <w:delText>-30</w:delText>
        </w:r>
        <w:r w:rsidR="00B85512" w:rsidDel="00C728F4">
          <w:rPr>
            <w:rFonts w:ascii="Times New Roman" w:eastAsia="Times New Roman" w:hAnsi="Times New Roman" w:cs="Times New Roman"/>
          </w:rPr>
          <w:delText xml:space="preserve">) </w:delText>
        </w:r>
      </w:del>
      <w:r w:rsidR="00B85512">
        <w:rPr>
          <w:rFonts w:ascii="Times New Roman" w:eastAsia="Times New Roman" w:hAnsi="Times New Roman" w:cs="Times New Roman"/>
        </w:rPr>
        <w:t xml:space="preserve">differential expression </w:t>
      </w:r>
      <w:r w:rsidR="00ED53B1">
        <w:rPr>
          <w:rFonts w:ascii="Times New Roman" w:eastAsia="Times New Roman" w:hAnsi="Times New Roman" w:cs="Times New Roman"/>
        </w:rPr>
        <w:t>observed</w:t>
      </w:r>
      <w:r w:rsidR="00A53CAE">
        <w:rPr>
          <w:rFonts w:ascii="Times New Roman" w:eastAsia="Times New Roman" w:hAnsi="Times New Roman" w:cs="Times New Roman"/>
        </w:rPr>
        <w:t xml:space="preserve"> </w:t>
      </w:r>
      <w:ins w:id="16" w:author="Eliza Peterson" w:date="2019-02-02T14:24:00Z">
        <w:r w:rsidR="00C728F4">
          <w:rPr>
            <w:rFonts w:ascii="Times New Roman" w:eastAsia="Times New Roman" w:hAnsi="Times New Roman" w:cs="Times New Roman"/>
          </w:rPr>
          <w:t>from</w:t>
        </w:r>
      </w:ins>
      <w:del w:id="17" w:author="Eliza Peterson" w:date="2019-02-02T14:24:00Z">
        <w:r w:rsidR="00A53CAE" w:rsidDel="00C728F4">
          <w:rPr>
            <w:rFonts w:ascii="Times New Roman" w:eastAsia="Times New Roman" w:hAnsi="Times New Roman" w:cs="Times New Roman"/>
          </w:rPr>
          <w:delText>in</w:delText>
        </w:r>
      </w:del>
      <w:r w:rsidR="0036178B">
        <w:rPr>
          <w:rFonts w:ascii="Times New Roman" w:eastAsia="Times New Roman" w:hAnsi="Times New Roman" w:cs="Times New Roman"/>
        </w:rPr>
        <w:t xml:space="preserve"> intracellular</w:t>
      </w:r>
      <w:r w:rsidR="00B85512">
        <w:rPr>
          <w:rFonts w:ascii="Times New Roman" w:eastAsia="Times New Roman" w:hAnsi="Times New Roman" w:cs="Times New Roman"/>
        </w:rPr>
        <w:t xml:space="preserve"> MTB</w:t>
      </w:r>
      <w:ins w:id="18" w:author="Eliza Peterson" w:date="2019-02-02T14:20:00Z">
        <w:r w:rsidR="00C728F4">
          <w:rPr>
            <w:rFonts w:ascii="Times New Roman" w:eastAsia="Times New Roman" w:hAnsi="Times New Roman" w:cs="Times New Roman"/>
          </w:rPr>
          <w:t xml:space="preserve"> (enrichment test </w:t>
        </w:r>
        <w:r w:rsidR="00C728F4" w:rsidRPr="007F19B0">
          <w:rPr>
            <w:rFonts w:ascii="Times New Roman" w:eastAsia="Times New Roman" w:hAnsi="Times New Roman" w:cs="Times New Roman"/>
            <w:i/>
          </w:rPr>
          <w:t>p</w:t>
        </w:r>
        <w:r w:rsidR="00C728F4">
          <w:rPr>
            <w:rFonts w:ascii="Times New Roman" w:eastAsia="Times New Roman" w:hAnsi="Times New Roman" w:cs="Times New Roman"/>
          </w:rPr>
          <w:t>-value=4.29 x 10</w:t>
        </w:r>
        <w:r w:rsidR="00C728F4" w:rsidRPr="000256B9">
          <w:rPr>
            <w:rFonts w:ascii="Times New Roman" w:eastAsia="Times New Roman" w:hAnsi="Times New Roman" w:cs="Times New Roman"/>
            <w:vertAlign w:val="superscript"/>
          </w:rPr>
          <w:t>-30</w:t>
        </w:r>
        <w:r w:rsidR="00C728F4">
          <w:rPr>
            <w:rFonts w:ascii="Times New Roman" w:eastAsia="Times New Roman" w:hAnsi="Times New Roman" w:cs="Times New Roman"/>
          </w:rPr>
          <w:t>)</w:t>
        </w:r>
      </w:ins>
      <w:ins w:id="19" w:author="Eliza Peterson" w:date="2019-02-02T14:21:00Z">
        <w:r w:rsidR="00C728F4">
          <w:rPr>
            <w:rFonts w:ascii="Times New Roman" w:eastAsia="Times New Roman" w:hAnsi="Times New Roman" w:cs="Times New Roman"/>
          </w:rPr>
          <w:t xml:space="preserve"> (ref)</w:t>
        </w:r>
      </w:ins>
      <w:del w:id="20" w:author="Eliza Peterson" w:date="2019-02-02T14:21:00Z">
        <w:r w:rsidR="00B85512" w:rsidDel="00C728F4">
          <w:rPr>
            <w:rFonts w:ascii="Times New Roman" w:eastAsia="Times New Roman" w:hAnsi="Times New Roman" w:cs="Times New Roman"/>
          </w:rPr>
          <w:delText xml:space="preserve"> </w:delText>
        </w:r>
        <w:commentRangeStart w:id="21"/>
        <w:r w:rsidR="0036178B" w:rsidDel="00C728F4">
          <w:rPr>
            <w:rFonts w:ascii="Times New Roman" w:eastAsia="Times New Roman" w:hAnsi="Times New Roman" w:cs="Times New Roman"/>
          </w:rPr>
          <w:delText>(</w:delText>
        </w:r>
        <w:commentRangeStart w:id="22"/>
        <w:r w:rsidR="00B85512" w:rsidDel="00C728F4">
          <w:rPr>
            <w:rFonts w:ascii="Times New Roman" w:eastAsia="Times New Roman" w:hAnsi="Times New Roman" w:cs="Times New Roman"/>
          </w:rPr>
          <w:delText>within</w:delText>
        </w:r>
        <w:r w:rsidR="00A53CAE" w:rsidDel="00C728F4">
          <w:rPr>
            <w:rFonts w:ascii="Times New Roman" w:eastAsia="Times New Roman" w:hAnsi="Times New Roman" w:cs="Times New Roman"/>
          </w:rPr>
          <w:delText xml:space="preserve"> </w:delText>
        </w:r>
        <w:r w:rsidR="00B85512" w:rsidDel="00C728F4">
          <w:rPr>
            <w:rFonts w:ascii="Times New Roman" w:eastAsia="Times New Roman" w:hAnsi="Times New Roman" w:cs="Times New Roman"/>
          </w:rPr>
          <w:delText>macrophages</w:delText>
        </w:r>
        <w:commentRangeEnd w:id="22"/>
        <w:r w:rsidR="00C728F4" w:rsidDel="00C728F4">
          <w:rPr>
            <w:rStyle w:val="CommentReference"/>
          </w:rPr>
          <w:commentReference w:id="22"/>
        </w:r>
        <w:r w:rsidR="009C1E14" w:rsidDel="00C728F4">
          <w:rPr>
            <w:rFonts w:ascii="Times New Roman" w:eastAsia="Times New Roman" w:hAnsi="Times New Roman" w:cs="Times New Roman"/>
          </w:rPr>
          <w:delText>; Peterson et al 2018 B</w:delText>
        </w:r>
        <w:r w:rsidR="0036178B" w:rsidDel="00C728F4">
          <w:rPr>
            <w:rFonts w:ascii="Times New Roman" w:eastAsia="Times New Roman" w:hAnsi="Times New Roman" w:cs="Times New Roman"/>
          </w:rPr>
          <w:delText>iorxiv</w:delText>
        </w:r>
      </w:del>
      <w:commentRangeEnd w:id="21"/>
      <w:r w:rsidR="00C728F4">
        <w:rPr>
          <w:rStyle w:val="CommentReference"/>
        </w:rPr>
        <w:commentReference w:id="21"/>
      </w:r>
      <w:del w:id="23" w:author="Eliza Peterson" w:date="2019-02-02T14:21:00Z">
        <w:r w:rsidR="0036178B" w:rsidDel="00C728F4">
          <w:rPr>
            <w:rFonts w:ascii="Times New Roman" w:eastAsia="Times New Roman" w:hAnsi="Times New Roman" w:cs="Times New Roman"/>
          </w:rPr>
          <w:delText>)</w:delText>
        </w:r>
      </w:del>
      <w:ins w:id="24" w:author="Eliza Peterson" w:date="2019-02-02T14:22:00Z">
        <w:r w:rsidR="00C728F4">
          <w:rPr>
            <w:rFonts w:ascii="Times New Roman" w:eastAsia="Times New Roman" w:hAnsi="Times New Roman" w:cs="Times New Roman"/>
          </w:rPr>
          <w:t xml:space="preserve">, whereas the defined model hypoxia series </w:t>
        </w:r>
        <w:r w:rsidR="00C728F4">
          <w:rPr>
            <w:rFonts w:ascii="Times New Roman" w:eastAsia="Times New Roman" w:hAnsi="Times New Roman" w:cs="Times New Roman"/>
          </w:rPr>
          <w:lastRenderedPageBreak/>
          <w:t>(ref)</w:t>
        </w:r>
      </w:ins>
      <w:ins w:id="25" w:author="Eliza Peterson" w:date="2019-02-02T14:23:00Z">
        <w:r w:rsidR="00C728F4">
          <w:rPr>
            <w:rFonts w:ascii="Times New Roman" w:eastAsia="Times New Roman" w:hAnsi="Times New Roman" w:cs="Times New Roman"/>
          </w:rPr>
          <w:t xml:space="preserve"> did not </w:t>
        </w:r>
      </w:ins>
      <w:del w:id="26" w:author="Eliza Peterson" w:date="2019-02-02T14:22:00Z">
        <w:r w:rsidR="00B85512" w:rsidDel="00C728F4">
          <w:rPr>
            <w:rFonts w:ascii="Times New Roman" w:eastAsia="Times New Roman" w:hAnsi="Times New Roman" w:cs="Times New Roman"/>
          </w:rPr>
          <w:delText>.</w:delText>
        </w:r>
      </w:del>
      <w:del w:id="27" w:author="Eliza Peterson" w:date="2019-02-02T14:23:00Z">
        <w:r w:rsidR="00A53CAE" w:rsidDel="00C728F4">
          <w:rPr>
            <w:rFonts w:ascii="Times New Roman" w:eastAsia="Times New Roman" w:hAnsi="Times New Roman" w:cs="Times New Roman"/>
          </w:rPr>
          <w:delText xml:space="preserve"> No significant enrichment </w:delText>
        </w:r>
      </w:del>
      <w:r w:rsidR="00A53CAE">
        <w:rPr>
          <w:rFonts w:ascii="Times New Roman" w:eastAsia="Times New Roman" w:hAnsi="Times New Roman" w:cs="Times New Roman"/>
        </w:rPr>
        <w:t>(</w:t>
      </w:r>
      <w:r w:rsidR="00A53CAE" w:rsidRPr="00C728F4">
        <w:rPr>
          <w:rFonts w:ascii="Times New Roman" w:eastAsia="Times New Roman" w:hAnsi="Times New Roman" w:cs="Times New Roman"/>
          <w:i/>
          <w:rPrChange w:id="28" w:author="Eliza Peterson" w:date="2019-02-02T14:19:00Z">
            <w:rPr>
              <w:rFonts w:ascii="Times New Roman" w:eastAsia="Times New Roman" w:hAnsi="Times New Roman" w:cs="Times New Roman"/>
            </w:rPr>
          </w:rPrChange>
        </w:rPr>
        <w:t>p</w:t>
      </w:r>
      <w:r w:rsidR="00A53CAE">
        <w:rPr>
          <w:rFonts w:ascii="Times New Roman" w:eastAsia="Times New Roman" w:hAnsi="Times New Roman" w:cs="Times New Roman"/>
        </w:rPr>
        <w:t xml:space="preserve">-value=0.1) </w:t>
      </w:r>
      <w:del w:id="29" w:author="Eliza Peterson" w:date="2019-02-02T14:23:00Z">
        <w:r w:rsidR="00A53CAE" w:rsidDel="00C728F4">
          <w:rPr>
            <w:rFonts w:ascii="Times New Roman" w:eastAsia="Times New Roman" w:hAnsi="Times New Roman" w:cs="Times New Roman"/>
          </w:rPr>
          <w:delText xml:space="preserve">was detected in </w:delText>
        </w:r>
        <w:r w:rsidR="00E51C4A" w:rsidDel="00C728F4">
          <w:rPr>
            <w:rFonts w:ascii="Times New Roman" w:eastAsia="Times New Roman" w:hAnsi="Times New Roman" w:cs="Times New Roman"/>
          </w:rPr>
          <w:delText xml:space="preserve">a </w:delText>
        </w:r>
        <w:r w:rsidR="00A53CAE" w:rsidDel="00C728F4">
          <w:rPr>
            <w:rFonts w:ascii="Times New Roman" w:eastAsia="Times New Roman" w:hAnsi="Times New Roman" w:cs="Times New Roman"/>
          </w:rPr>
          <w:delText xml:space="preserve">previously reported hypoxia time series collected using the </w:delText>
        </w:r>
      </w:del>
      <w:del w:id="30" w:author="Eliza Peterson" w:date="2019-02-02T14:22:00Z">
        <w:r w:rsidR="00A53CAE" w:rsidDel="00C728F4">
          <w:rPr>
            <w:rFonts w:ascii="Times New Roman" w:eastAsia="Times New Roman" w:hAnsi="Times New Roman" w:cs="Times New Roman"/>
          </w:rPr>
          <w:delText>defined model</w:delText>
        </w:r>
        <w:r w:rsidR="00EC4EA1" w:rsidRPr="000256B9" w:rsidDel="00C728F4">
          <w:rPr>
            <w:rFonts w:ascii="Times New Roman" w:eastAsia="Times New Roman" w:hAnsi="Times New Roman" w:cs="Times New Roman"/>
            <w:vertAlign w:val="superscript"/>
          </w:rPr>
          <w:delText>21</w:delText>
        </w:r>
        <w:r w:rsidR="001C74B2" w:rsidDel="00C728F4">
          <w:rPr>
            <w:rFonts w:ascii="Times New Roman" w:eastAsia="Times New Roman" w:hAnsi="Times New Roman" w:cs="Times New Roman"/>
          </w:rPr>
          <w:delText xml:space="preserve"> </w:delText>
        </w:r>
      </w:del>
      <w:r w:rsidR="001C74B2">
        <w:rPr>
          <w:rFonts w:ascii="Times New Roman" w:eastAsia="Times New Roman" w:hAnsi="Times New Roman" w:cs="Times New Roman"/>
        </w:rPr>
        <w:t>(</w:t>
      </w:r>
      <w:r w:rsidR="001C74B2" w:rsidRPr="000256B9">
        <w:rPr>
          <w:rFonts w:ascii="Times New Roman" w:eastAsia="Times New Roman" w:hAnsi="Times New Roman" w:cs="Times New Roman"/>
          <w:b/>
        </w:rPr>
        <w:t>Table S</w:t>
      </w:r>
      <w:ins w:id="31" w:author="Eliza Peterson" w:date="2019-02-06T15:38:00Z">
        <w:r w:rsidR="006539F7">
          <w:rPr>
            <w:rFonts w:ascii="Times New Roman" w:eastAsia="Times New Roman" w:hAnsi="Times New Roman" w:cs="Times New Roman"/>
            <w:b/>
          </w:rPr>
          <w:t>X</w:t>
        </w:r>
      </w:ins>
      <w:del w:id="32" w:author="Eliza Peterson" w:date="2019-02-06T15:38:00Z">
        <w:r w:rsidR="001C74B2" w:rsidRPr="000256B9" w:rsidDel="006539F7">
          <w:rPr>
            <w:rFonts w:ascii="Times New Roman" w:eastAsia="Times New Roman" w:hAnsi="Times New Roman" w:cs="Times New Roman"/>
            <w:b/>
          </w:rPr>
          <w:delText>2</w:delText>
        </w:r>
      </w:del>
      <w:r w:rsidR="001C74B2">
        <w:rPr>
          <w:rFonts w:ascii="Times New Roman" w:eastAsia="Times New Roman" w:hAnsi="Times New Roman" w:cs="Times New Roman"/>
        </w:rPr>
        <w:t>)</w:t>
      </w:r>
      <w:r w:rsidR="00A53CAE">
        <w:rPr>
          <w:rFonts w:ascii="Times New Roman" w:eastAsia="Times New Roman" w:hAnsi="Times New Roman" w:cs="Times New Roman"/>
        </w:rPr>
        <w:t>. These findings highlight</w:t>
      </w:r>
      <w:r w:rsidR="00B85512">
        <w:rPr>
          <w:rFonts w:ascii="Times New Roman" w:eastAsia="Times New Roman" w:hAnsi="Times New Roman" w:cs="Times New Roman"/>
        </w:rPr>
        <w:t xml:space="preserve"> the </w:t>
      </w:r>
      <w:r w:rsidR="00EC4EA1">
        <w:rPr>
          <w:rFonts w:ascii="Times New Roman" w:eastAsia="Times New Roman" w:hAnsi="Times New Roman" w:cs="Times New Roman"/>
        </w:rPr>
        <w:t>capability</w:t>
      </w:r>
      <w:r w:rsidR="00B85512">
        <w:rPr>
          <w:rFonts w:ascii="Times New Roman" w:eastAsia="Times New Roman" w:hAnsi="Times New Roman" w:cs="Times New Roman"/>
        </w:rPr>
        <w:t xml:space="preserve"> of our </w:t>
      </w:r>
      <w:r w:rsidR="009C1E14">
        <w:rPr>
          <w:rFonts w:ascii="Times New Roman" w:eastAsia="Times New Roman" w:hAnsi="Times New Roman" w:cs="Times New Roman"/>
        </w:rPr>
        <w:t>model</w:t>
      </w:r>
      <w:r w:rsidR="00B85512">
        <w:rPr>
          <w:rFonts w:ascii="Times New Roman" w:eastAsia="Times New Roman" w:hAnsi="Times New Roman" w:cs="Times New Roman"/>
        </w:rPr>
        <w:t xml:space="preserve"> </w:t>
      </w:r>
      <w:r w:rsidR="00A53CAE">
        <w:rPr>
          <w:rFonts w:ascii="Times New Roman" w:eastAsia="Times New Roman" w:hAnsi="Times New Roman" w:cs="Times New Roman"/>
        </w:rPr>
        <w:t xml:space="preserve">to </w:t>
      </w:r>
      <w:ins w:id="33" w:author="Eliza Peterson" w:date="2019-02-02T14:24:00Z">
        <w:r w:rsidR="00C728F4">
          <w:rPr>
            <w:rFonts w:ascii="Times New Roman" w:eastAsia="Times New Roman" w:hAnsi="Times New Roman" w:cs="Times New Roman"/>
          </w:rPr>
          <w:t xml:space="preserve">comprehensively </w:t>
        </w:r>
      </w:ins>
      <w:r w:rsidR="00A53CAE">
        <w:rPr>
          <w:rFonts w:ascii="Times New Roman" w:eastAsia="Times New Roman" w:hAnsi="Times New Roman" w:cs="Times New Roman"/>
        </w:rPr>
        <w:t xml:space="preserve">capture </w:t>
      </w:r>
      <w:r w:rsidR="00F302E9">
        <w:rPr>
          <w:rFonts w:ascii="Times New Roman" w:eastAsia="Times New Roman" w:hAnsi="Times New Roman" w:cs="Times New Roman"/>
        </w:rPr>
        <w:t>MTB</w:t>
      </w:r>
      <w:r w:rsidR="00EC4EA1">
        <w:rPr>
          <w:rFonts w:ascii="Times New Roman" w:eastAsia="Times New Roman" w:hAnsi="Times New Roman" w:cs="Times New Roman"/>
        </w:rPr>
        <w:t>’s</w:t>
      </w:r>
      <w:r w:rsidR="00F302E9">
        <w:rPr>
          <w:rFonts w:ascii="Times New Roman" w:eastAsia="Times New Roman" w:hAnsi="Times New Roman" w:cs="Times New Roman"/>
        </w:rPr>
        <w:t xml:space="preserve"> transcriptional program </w:t>
      </w:r>
      <w:r w:rsidR="001C74B2">
        <w:rPr>
          <w:rFonts w:ascii="Times New Roman" w:eastAsia="Times New Roman" w:hAnsi="Times New Roman" w:cs="Times New Roman"/>
        </w:rPr>
        <w:t>for</w:t>
      </w:r>
      <w:ins w:id="34" w:author="Eliza Peterson" w:date="2019-02-02T14:24:00Z">
        <w:r w:rsidR="00C728F4">
          <w:rPr>
            <w:rFonts w:ascii="Times New Roman" w:eastAsia="Times New Roman" w:hAnsi="Times New Roman" w:cs="Times New Roman"/>
          </w:rPr>
          <w:t xml:space="preserve"> entry into dormancy, ev</w:t>
        </w:r>
      </w:ins>
      <w:ins w:id="35" w:author="Eliza Peterson" w:date="2019-02-02T14:25:00Z">
        <w:r w:rsidR="00C728F4">
          <w:rPr>
            <w:rFonts w:ascii="Times New Roman" w:eastAsia="Times New Roman" w:hAnsi="Times New Roman" w:cs="Times New Roman"/>
          </w:rPr>
          <w:t>en within host cells.</w:t>
        </w:r>
      </w:ins>
      <w:r w:rsidR="00F302E9">
        <w:rPr>
          <w:rFonts w:ascii="Times New Roman" w:eastAsia="Times New Roman" w:hAnsi="Times New Roman" w:cs="Times New Roman"/>
        </w:rPr>
        <w:t xml:space="preserve"> </w:t>
      </w:r>
      <w:r w:rsidR="00ED53B1">
        <w:rPr>
          <w:rFonts w:ascii="Times New Roman" w:eastAsia="Times New Roman" w:hAnsi="Times New Roman" w:cs="Times New Roman"/>
        </w:rPr>
        <w:t xml:space="preserve"> </w:t>
      </w:r>
      <w:del w:id="36" w:author="Eliza Peterson" w:date="2019-02-02T14:25:00Z">
        <w:r w:rsidR="00ED53B1" w:rsidDel="00C728F4">
          <w:rPr>
            <w:rFonts w:ascii="Times New Roman" w:eastAsia="Times New Roman" w:hAnsi="Times New Roman" w:cs="Times New Roman"/>
          </w:rPr>
          <w:delText>infecting and surviving within its hosts</w:delText>
        </w:r>
        <w:r w:rsidR="00F302E9" w:rsidDel="00C728F4">
          <w:rPr>
            <w:rFonts w:ascii="Times New Roman" w:eastAsia="Times New Roman" w:hAnsi="Times New Roman" w:cs="Times New Roman"/>
          </w:rPr>
          <w:delText>.</w:delText>
        </w:r>
      </w:del>
    </w:p>
    <w:p w14:paraId="3D0AB057" w14:textId="0D278F8D" w:rsidR="00E500CE" w:rsidRDefault="005F5F22" w:rsidP="003406F1">
      <w:pPr>
        <w:widowControl w:val="0"/>
        <w:ind w:firstLine="720"/>
        <w:contextualSpacing w:val="0"/>
        <w:jc w:val="both"/>
        <w:rPr>
          <w:ins w:id="37" w:author="Eliza Peterson" w:date="2019-02-02T14:40:00Z"/>
          <w:rFonts w:ascii="Times New Roman" w:eastAsia="Times New Roman" w:hAnsi="Times New Roman" w:cs="Times New Roman"/>
        </w:rPr>
      </w:pPr>
      <w:r>
        <w:rPr>
          <w:rFonts w:ascii="Times New Roman" w:eastAsia="Times New Roman" w:hAnsi="Times New Roman" w:cs="Times New Roman"/>
        </w:rPr>
        <w:t xml:space="preserve">To </w:t>
      </w:r>
      <w:ins w:id="38" w:author="Eliza Peterson" w:date="2019-02-02T14:29:00Z">
        <w:r w:rsidR="00760816">
          <w:rPr>
            <w:rFonts w:ascii="Times New Roman" w:eastAsia="Times New Roman" w:hAnsi="Times New Roman" w:cs="Times New Roman"/>
          </w:rPr>
          <w:t xml:space="preserve">further </w:t>
        </w:r>
      </w:ins>
      <w:r>
        <w:rPr>
          <w:rFonts w:ascii="Times New Roman" w:eastAsia="Times New Roman" w:hAnsi="Times New Roman" w:cs="Times New Roman"/>
        </w:rPr>
        <w:t xml:space="preserve">characterize the </w:t>
      </w:r>
      <w:ins w:id="39" w:author="Eliza Peterson" w:date="2019-02-02T14:32:00Z">
        <w:r w:rsidR="00760816">
          <w:rPr>
            <w:rFonts w:ascii="Times New Roman" w:eastAsia="Times New Roman" w:hAnsi="Times New Roman" w:cs="Times New Roman"/>
          </w:rPr>
          <w:t xml:space="preserve">MTB </w:t>
        </w:r>
      </w:ins>
      <w:r>
        <w:rPr>
          <w:rFonts w:ascii="Times New Roman" w:eastAsia="Times New Roman" w:hAnsi="Times New Roman" w:cs="Times New Roman"/>
        </w:rPr>
        <w:t xml:space="preserve">transcriptional </w:t>
      </w:r>
      <w:ins w:id="40" w:author="Eliza Peterson" w:date="2019-02-02T14:29:00Z">
        <w:r w:rsidR="00760816">
          <w:rPr>
            <w:rFonts w:ascii="Times New Roman" w:eastAsia="Times New Roman" w:hAnsi="Times New Roman" w:cs="Times New Roman"/>
          </w:rPr>
          <w:t xml:space="preserve">states </w:t>
        </w:r>
      </w:ins>
      <w:del w:id="41" w:author="Eliza Peterson" w:date="2019-02-02T14:29:00Z">
        <w:r w:rsidDel="00760816">
          <w:rPr>
            <w:rFonts w:ascii="Times New Roman" w:eastAsia="Times New Roman" w:hAnsi="Times New Roman" w:cs="Times New Roman"/>
          </w:rPr>
          <w:delText>program implemented by</w:delText>
        </w:r>
      </w:del>
      <w:del w:id="42" w:author="Eliza Peterson" w:date="2019-02-02T14:32:00Z">
        <w:r w:rsidDel="00760816">
          <w:rPr>
            <w:rFonts w:ascii="Times New Roman" w:eastAsia="Times New Roman" w:hAnsi="Times New Roman" w:cs="Times New Roman"/>
          </w:rPr>
          <w:delText xml:space="preserve"> MTB </w:delText>
        </w:r>
      </w:del>
      <w:ins w:id="43" w:author="Eliza Peterson" w:date="2019-02-02T14:30:00Z">
        <w:r w:rsidR="00760816">
          <w:rPr>
            <w:rFonts w:ascii="Times New Roman" w:eastAsia="Times New Roman" w:hAnsi="Times New Roman" w:cs="Times New Roman"/>
          </w:rPr>
          <w:t>over</w:t>
        </w:r>
      </w:ins>
      <w:del w:id="44" w:author="Eliza Peterson" w:date="2019-02-02T14:30:00Z">
        <w:r w:rsidDel="00760816">
          <w:rPr>
            <w:rFonts w:ascii="Times New Roman" w:eastAsia="Times New Roman" w:hAnsi="Times New Roman" w:cs="Times New Roman"/>
          </w:rPr>
          <w:delText>during</w:delText>
        </w:r>
      </w:del>
      <w:r>
        <w:rPr>
          <w:rFonts w:ascii="Times New Roman" w:eastAsia="Times New Roman" w:hAnsi="Times New Roman" w:cs="Times New Roman"/>
        </w:rPr>
        <w:t xml:space="preserve"> </w:t>
      </w:r>
      <w:ins w:id="45" w:author="Eliza Peterson" w:date="2019-02-02T14:30:00Z">
        <w:r w:rsidR="00760816">
          <w:rPr>
            <w:rFonts w:ascii="Times New Roman" w:eastAsia="Times New Roman" w:hAnsi="Times New Roman" w:cs="Times New Roman"/>
          </w:rPr>
          <w:t>the time course and oxygen gradient</w:t>
        </w:r>
      </w:ins>
      <w:del w:id="46" w:author="Eliza Peterson" w:date="2019-02-02T14:30:00Z">
        <w:r w:rsidDel="00760816">
          <w:rPr>
            <w:rFonts w:ascii="Times New Roman" w:eastAsia="Times New Roman" w:hAnsi="Times New Roman" w:cs="Times New Roman"/>
          </w:rPr>
          <w:delText>hypoxia in the controlled O</w:delText>
        </w:r>
        <w:r w:rsidRPr="000256B9" w:rsidDel="00760816">
          <w:rPr>
            <w:rFonts w:ascii="Times New Roman" w:eastAsia="Times New Roman" w:hAnsi="Times New Roman" w:cs="Times New Roman"/>
            <w:vertAlign w:val="subscript"/>
          </w:rPr>
          <w:delText>2</w:delText>
        </w:r>
        <w:r w:rsidDel="00760816">
          <w:rPr>
            <w:rFonts w:ascii="Times New Roman" w:eastAsia="Times New Roman" w:hAnsi="Times New Roman" w:cs="Times New Roman"/>
          </w:rPr>
          <w:delText xml:space="preserve"> model</w:delText>
        </w:r>
      </w:del>
      <w:r>
        <w:rPr>
          <w:rFonts w:ascii="Times New Roman" w:eastAsia="Times New Roman" w:hAnsi="Times New Roman" w:cs="Times New Roman"/>
        </w:rPr>
        <w:t xml:space="preserve">, </w:t>
      </w:r>
      <w:r w:rsidR="001C74B2">
        <w:rPr>
          <w:rFonts w:ascii="Times New Roman" w:eastAsia="Times New Roman" w:hAnsi="Times New Roman" w:cs="Times New Roman"/>
        </w:rPr>
        <w:t xml:space="preserve">we applied dimensionality reduction techniques that allowed us to </w:t>
      </w:r>
      <w:r w:rsidR="00D7535D">
        <w:rPr>
          <w:rFonts w:ascii="Times New Roman" w:eastAsia="Times New Roman" w:hAnsi="Times New Roman" w:cs="Times New Roman"/>
        </w:rPr>
        <w:t xml:space="preserve">define tightly </w:t>
      </w:r>
      <w:r w:rsidR="001C74B2">
        <w:rPr>
          <w:rFonts w:ascii="Times New Roman" w:eastAsia="Times New Roman" w:hAnsi="Times New Roman" w:cs="Times New Roman"/>
        </w:rPr>
        <w:t>cluster</w:t>
      </w:r>
      <w:r w:rsidR="00D7535D">
        <w:rPr>
          <w:rFonts w:ascii="Times New Roman" w:eastAsia="Times New Roman" w:hAnsi="Times New Roman" w:cs="Times New Roman"/>
        </w:rPr>
        <w:t>ed</w:t>
      </w:r>
      <w:r w:rsidR="001C74B2">
        <w:rPr>
          <w:rFonts w:ascii="Times New Roman" w:eastAsia="Times New Roman" w:hAnsi="Times New Roman" w:cs="Times New Roman"/>
        </w:rPr>
        <w:t xml:space="preserve"> </w:t>
      </w:r>
      <w:ins w:id="47" w:author="Eliza Peterson" w:date="2019-02-02T14:32:00Z">
        <w:r w:rsidR="00760816">
          <w:rPr>
            <w:rFonts w:ascii="Times New Roman" w:eastAsia="Times New Roman" w:hAnsi="Times New Roman" w:cs="Times New Roman"/>
          </w:rPr>
          <w:t>samples</w:t>
        </w:r>
      </w:ins>
      <w:del w:id="48" w:author="Eliza Peterson" w:date="2019-02-02T14:32:00Z">
        <w:r w:rsidR="001C74B2" w:rsidDel="00760816">
          <w:rPr>
            <w:rFonts w:ascii="Times New Roman" w:eastAsia="Times New Roman" w:hAnsi="Times New Roman" w:cs="Times New Roman"/>
          </w:rPr>
          <w:delText>time points</w:delText>
        </w:r>
      </w:del>
      <w:r w:rsidR="00D7535D">
        <w:rPr>
          <w:rFonts w:ascii="Times New Roman" w:eastAsia="Times New Roman" w:hAnsi="Times New Roman" w:cs="Times New Roman"/>
        </w:rPr>
        <w:t xml:space="preserve"> </w:t>
      </w:r>
      <w:r w:rsidR="001C74B2">
        <w:rPr>
          <w:rFonts w:ascii="Times New Roman" w:eastAsia="Times New Roman" w:hAnsi="Times New Roman" w:cs="Times New Roman"/>
        </w:rPr>
        <w:t>(</w:t>
      </w:r>
      <w:r w:rsidR="001C74B2" w:rsidRPr="000256B9">
        <w:rPr>
          <w:rFonts w:ascii="Times New Roman" w:eastAsia="Times New Roman" w:hAnsi="Times New Roman" w:cs="Times New Roman"/>
          <w:i/>
        </w:rPr>
        <w:t>see methods</w:t>
      </w:r>
      <w:r w:rsidR="001C74B2">
        <w:rPr>
          <w:rFonts w:ascii="Times New Roman" w:eastAsia="Times New Roman" w:hAnsi="Times New Roman" w:cs="Times New Roman"/>
        </w:rPr>
        <w:t xml:space="preserve">). </w:t>
      </w:r>
      <w:ins w:id="49" w:author="Eliza Peterson" w:date="2019-02-02T14:40:00Z">
        <w:r w:rsidR="00175CD2">
          <w:rPr>
            <w:rFonts w:ascii="Times New Roman" w:eastAsia="Times New Roman" w:hAnsi="Times New Roman" w:cs="Times New Roman"/>
          </w:rPr>
          <w:t>The six identified clusters are shown i</w:t>
        </w:r>
      </w:ins>
      <w:ins w:id="50" w:author="Eliza Peterson" w:date="2019-02-02T14:41:00Z">
        <w:r w:rsidR="00175CD2">
          <w:rPr>
            <w:rFonts w:ascii="Times New Roman" w:eastAsia="Times New Roman" w:hAnsi="Times New Roman" w:cs="Times New Roman"/>
          </w:rPr>
          <w:t xml:space="preserve">n a two-dimension </w:t>
        </w:r>
      </w:ins>
      <w:del w:id="51" w:author="Eliza Peterson" w:date="2019-02-02T14:32:00Z">
        <w:r w:rsidR="005759CF" w:rsidDel="00760816">
          <w:rPr>
            <w:rFonts w:ascii="Times New Roman" w:eastAsia="Times New Roman" w:hAnsi="Times New Roman" w:cs="Times New Roman"/>
          </w:rPr>
          <w:delText>Identified t</w:delText>
        </w:r>
        <w:r w:rsidDel="00760816">
          <w:rPr>
            <w:rFonts w:ascii="Times New Roman" w:eastAsia="Times New Roman" w:hAnsi="Times New Roman" w:cs="Times New Roman"/>
          </w:rPr>
          <w:delText>ime point</w:delText>
        </w:r>
        <w:r w:rsidR="00D7535D" w:rsidDel="00760816">
          <w:rPr>
            <w:rFonts w:ascii="Times New Roman" w:eastAsia="Times New Roman" w:hAnsi="Times New Roman" w:cs="Times New Roman"/>
          </w:rPr>
          <w:delText xml:space="preserve"> clusters are shown in </w:delText>
        </w:r>
        <w:r w:rsidR="00D7535D" w:rsidRPr="000256B9" w:rsidDel="00760816">
          <w:rPr>
            <w:rFonts w:ascii="Times New Roman" w:eastAsia="Times New Roman" w:hAnsi="Times New Roman" w:cs="Times New Roman"/>
            <w:b/>
          </w:rPr>
          <w:delText>Fig. 2B</w:delText>
        </w:r>
        <w:r w:rsidR="00D7535D" w:rsidDel="00760816">
          <w:rPr>
            <w:rFonts w:ascii="Times New Roman" w:eastAsia="Times New Roman" w:hAnsi="Times New Roman" w:cs="Times New Roman"/>
          </w:rPr>
          <w:delText xml:space="preserve"> in a </w:delText>
        </w:r>
      </w:del>
      <w:r w:rsidR="00D7535D">
        <w:rPr>
          <w:rFonts w:ascii="Times New Roman" w:eastAsia="Times New Roman" w:hAnsi="Times New Roman" w:cs="Times New Roman"/>
        </w:rPr>
        <w:t>t-distributed stochastic neighbor embedding (</w:t>
      </w:r>
      <w:proofErr w:type="spellStart"/>
      <w:r w:rsidR="00D7535D">
        <w:rPr>
          <w:rFonts w:ascii="Times New Roman" w:eastAsia="Times New Roman" w:hAnsi="Times New Roman" w:cs="Times New Roman"/>
        </w:rPr>
        <w:t>tSNE</w:t>
      </w:r>
      <w:proofErr w:type="spellEnd"/>
      <w:r w:rsidR="00D7535D">
        <w:rPr>
          <w:rFonts w:ascii="Times New Roman" w:eastAsia="Times New Roman" w:hAnsi="Times New Roman" w:cs="Times New Roman"/>
        </w:rPr>
        <w:t>)</w:t>
      </w:r>
      <w:del w:id="52" w:author="Eliza Peterson" w:date="2019-02-02T14:41:00Z">
        <w:r w:rsidR="00D7535D" w:rsidDel="00175CD2">
          <w:rPr>
            <w:rFonts w:ascii="Times New Roman" w:eastAsia="Times New Roman" w:hAnsi="Times New Roman" w:cs="Times New Roman"/>
          </w:rPr>
          <w:delText xml:space="preserve"> two dimension</w:delText>
        </w:r>
      </w:del>
      <w:r w:rsidR="00D7535D">
        <w:rPr>
          <w:rFonts w:ascii="Times New Roman" w:eastAsia="Times New Roman" w:hAnsi="Times New Roman" w:cs="Times New Roman"/>
        </w:rPr>
        <w:t xml:space="preserve"> plot</w:t>
      </w:r>
      <w:ins w:id="53" w:author="Eliza Peterson" w:date="2019-02-02T14:41:00Z">
        <w:r w:rsidR="00175CD2">
          <w:rPr>
            <w:rFonts w:ascii="Times New Roman" w:eastAsia="Times New Roman" w:hAnsi="Times New Roman" w:cs="Times New Roman"/>
          </w:rPr>
          <w:t xml:space="preserve"> (</w:t>
        </w:r>
        <w:r w:rsidR="00175CD2" w:rsidRPr="00175CD2">
          <w:rPr>
            <w:rFonts w:ascii="Times New Roman" w:eastAsia="Times New Roman" w:hAnsi="Times New Roman" w:cs="Times New Roman"/>
            <w:b/>
            <w:rPrChange w:id="54" w:author="Eliza Peterson" w:date="2019-02-02T14:42:00Z">
              <w:rPr>
                <w:rFonts w:ascii="Times New Roman" w:eastAsia="Times New Roman" w:hAnsi="Times New Roman" w:cs="Times New Roman"/>
              </w:rPr>
            </w:rPrChange>
          </w:rPr>
          <w:t>Fig. 1</w:t>
        </w:r>
        <w:r w:rsidR="00175CD2">
          <w:rPr>
            <w:rFonts w:ascii="Times New Roman" w:eastAsia="Times New Roman" w:hAnsi="Times New Roman" w:cs="Times New Roman"/>
          </w:rPr>
          <w:t xml:space="preserve">). </w:t>
        </w:r>
      </w:ins>
      <w:del w:id="55" w:author="Eliza Peterson" w:date="2019-02-02T14:41:00Z">
        <w:r w:rsidR="00D7535D" w:rsidDel="00175CD2">
          <w:rPr>
            <w:rFonts w:ascii="Times New Roman" w:eastAsia="Times New Roman" w:hAnsi="Times New Roman" w:cs="Times New Roman"/>
          </w:rPr>
          <w:delText xml:space="preserve">.  </w:delText>
        </w:r>
      </w:del>
      <w:r w:rsidR="00D7535D">
        <w:rPr>
          <w:rFonts w:ascii="Times New Roman" w:eastAsia="Times New Roman" w:hAnsi="Times New Roman" w:cs="Times New Roman"/>
        </w:rPr>
        <w:t>Each</w:t>
      </w:r>
      <w:r>
        <w:rPr>
          <w:rFonts w:ascii="Times New Roman" w:eastAsia="Times New Roman" w:hAnsi="Times New Roman" w:cs="Times New Roman"/>
        </w:rPr>
        <w:t xml:space="preserve"> cluster </w:t>
      </w:r>
      <w:ins w:id="56" w:author="Eliza Peterson" w:date="2019-02-02T14:42:00Z">
        <w:r w:rsidR="00175CD2">
          <w:rPr>
            <w:rFonts w:ascii="Times New Roman" w:eastAsia="Times New Roman" w:hAnsi="Times New Roman" w:cs="Times New Roman"/>
          </w:rPr>
          <w:t xml:space="preserve">represents </w:t>
        </w:r>
      </w:ins>
      <w:del w:id="57" w:author="Eliza Peterson" w:date="2019-02-02T14:42:00Z">
        <w:r w:rsidDel="00175CD2">
          <w:rPr>
            <w:rFonts w:ascii="Times New Roman" w:eastAsia="Times New Roman" w:hAnsi="Times New Roman" w:cs="Times New Roman"/>
          </w:rPr>
          <w:delText xml:space="preserve">corresponds to </w:delText>
        </w:r>
      </w:del>
      <w:r>
        <w:rPr>
          <w:rFonts w:ascii="Times New Roman" w:eastAsia="Times New Roman" w:hAnsi="Times New Roman" w:cs="Times New Roman"/>
        </w:rPr>
        <w:t xml:space="preserve">a </w:t>
      </w:r>
      <w:ins w:id="58" w:author="Eliza Peterson" w:date="2019-02-02T14:43:00Z">
        <w:r w:rsidR="00175CD2">
          <w:rPr>
            <w:rFonts w:ascii="Times New Roman" w:eastAsia="Times New Roman" w:hAnsi="Times New Roman" w:cs="Times New Roman"/>
          </w:rPr>
          <w:t xml:space="preserve">distinct </w:t>
        </w:r>
      </w:ins>
      <w:r>
        <w:rPr>
          <w:rFonts w:ascii="Times New Roman" w:eastAsia="Times New Roman" w:hAnsi="Times New Roman" w:cs="Times New Roman"/>
        </w:rPr>
        <w:t>transcriptional</w:t>
      </w:r>
      <w:r w:rsidR="00D7535D">
        <w:rPr>
          <w:rFonts w:ascii="Times New Roman" w:eastAsia="Times New Roman" w:hAnsi="Times New Roman" w:cs="Times New Roman"/>
        </w:rPr>
        <w:t xml:space="preserve"> state</w:t>
      </w:r>
      <w:r>
        <w:rPr>
          <w:rFonts w:ascii="Times New Roman" w:eastAsia="Times New Roman" w:hAnsi="Times New Roman" w:cs="Times New Roman"/>
        </w:rPr>
        <w:t xml:space="preserve"> and</w:t>
      </w:r>
      <w:del w:id="59" w:author="Eliza Peterson" w:date="2019-02-02T14:43:00Z">
        <w:r w:rsidDel="00175CD2">
          <w:rPr>
            <w:rFonts w:ascii="Times New Roman" w:eastAsia="Times New Roman" w:hAnsi="Times New Roman" w:cs="Times New Roman"/>
          </w:rPr>
          <w:delText xml:space="preserve"> it</w:delText>
        </w:r>
      </w:del>
      <w:r w:rsidR="00D7535D">
        <w:rPr>
          <w:rFonts w:ascii="Times New Roman" w:eastAsia="Times New Roman" w:hAnsi="Times New Roman" w:cs="Times New Roman"/>
        </w:rPr>
        <w:t xml:space="preserve"> </w:t>
      </w:r>
      <w:ins w:id="60" w:author="Eliza Peterson" w:date="2019-02-02T14:57:00Z">
        <w:r w:rsidR="003050D0">
          <w:rPr>
            <w:rFonts w:ascii="Times New Roman" w:eastAsia="Times New Roman" w:hAnsi="Times New Roman" w:cs="Times New Roman"/>
          </w:rPr>
          <w:t>was</w:t>
        </w:r>
      </w:ins>
      <w:del w:id="61" w:author="Eliza Peterson" w:date="2019-02-02T14:43:00Z">
        <w:r w:rsidR="00D7535D" w:rsidDel="00175CD2">
          <w:rPr>
            <w:rFonts w:ascii="Times New Roman" w:eastAsia="Times New Roman" w:hAnsi="Times New Roman" w:cs="Times New Roman"/>
          </w:rPr>
          <w:delText>i</w:delText>
        </w:r>
      </w:del>
      <w:del w:id="62" w:author="Eliza Peterson" w:date="2019-02-02T14:44:00Z">
        <w:r w:rsidR="00D7535D" w:rsidDel="00175CD2">
          <w:rPr>
            <w:rFonts w:ascii="Times New Roman" w:eastAsia="Times New Roman" w:hAnsi="Times New Roman" w:cs="Times New Roman"/>
          </w:rPr>
          <w:delText>s</w:delText>
        </w:r>
      </w:del>
      <w:r w:rsidR="00D7535D">
        <w:rPr>
          <w:rFonts w:ascii="Times New Roman" w:eastAsia="Times New Roman" w:hAnsi="Times New Roman" w:cs="Times New Roman"/>
        </w:rPr>
        <w:t xml:space="preserve"> </w:t>
      </w:r>
      <w:del w:id="63" w:author="Eliza Peterson" w:date="2019-02-02T14:44:00Z">
        <w:r w:rsidR="00D7535D" w:rsidDel="00175CD2">
          <w:rPr>
            <w:rFonts w:ascii="Times New Roman" w:eastAsia="Times New Roman" w:hAnsi="Times New Roman" w:cs="Times New Roman"/>
          </w:rPr>
          <w:delText xml:space="preserve">associated </w:delText>
        </w:r>
      </w:del>
      <w:ins w:id="64" w:author="Eliza Peterson" w:date="2019-02-02T14:48:00Z">
        <w:r w:rsidR="00175CD2">
          <w:rPr>
            <w:rFonts w:ascii="Times New Roman" w:eastAsia="Times New Roman" w:hAnsi="Times New Roman" w:cs="Times New Roman"/>
          </w:rPr>
          <w:t>classified with</w:t>
        </w:r>
      </w:ins>
      <w:del w:id="65" w:author="Eliza Peterson" w:date="2019-02-02T14:44:00Z">
        <w:r w:rsidR="001C74B2" w:rsidDel="00175CD2">
          <w:rPr>
            <w:rFonts w:ascii="Times New Roman" w:eastAsia="Times New Roman" w:hAnsi="Times New Roman" w:cs="Times New Roman"/>
          </w:rPr>
          <w:delText>with</w:delText>
        </w:r>
      </w:del>
      <w:del w:id="66" w:author="Eliza Peterson" w:date="2019-02-02T14:45:00Z">
        <w:r w:rsidR="00D7535D" w:rsidDel="00175CD2">
          <w:rPr>
            <w:rFonts w:ascii="Times New Roman" w:eastAsia="Times New Roman" w:hAnsi="Times New Roman" w:cs="Times New Roman"/>
          </w:rPr>
          <w:delText xml:space="preserve"> a</w:delText>
        </w:r>
      </w:del>
      <w:del w:id="67" w:author="Eliza Peterson" w:date="2019-02-02T14:43:00Z">
        <w:r w:rsidR="001C74B2" w:rsidDel="00175CD2">
          <w:rPr>
            <w:rFonts w:ascii="Times New Roman" w:eastAsia="Times New Roman" w:hAnsi="Times New Roman" w:cs="Times New Roman"/>
          </w:rPr>
          <w:delText xml:space="preserve"> distinct</w:delText>
        </w:r>
      </w:del>
      <w:del w:id="68" w:author="Eliza Peterson" w:date="2019-02-02T14:42:00Z">
        <w:r w:rsidR="001C74B2" w:rsidDel="00175CD2">
          <w:rPr>
            <w:rFonts w:ascii="Times New Roman" w:eastAsia="Times New Roman" w:hAnsi="Times New Roman" w:cs="Times New Roman"/>
          </w:rPr>
          <w:delText xml:space="preserve"> gene</w:delText>
        </w:r>
      </w:del>
      <w:r w:rsidR="001C74B2">
        <w:rPr>
          <w:rFonts w:ascii="Times New Roman" w:eastAsia="Times New Roman" w:hAnsi="Times New Roman" w:cs="Times New Roman"/>
        </w:rPr>
        <w:t xml:space="preserve"> set</w:t>
      </w:r>
      <w:ins w:id="69" w:author="Eliza Peterson" w:date="2019-02-02T14:45:00Z">
        <w:r w:rsidR="00175CD2">
          <w:rPr>
            <w:rFonts w:ascii="Times New Roman" w:eastAsia="Times New Roman" w:hAnsi="Times New Roman" w:cs="Times New Roman"/>
          </w:rPr>
          <w:t>s</w:t>
        </w:r>
      </w:ins>
      <w:ins w:id="70" w:author="Eliza Peterson" w:date="2019-02-02T14:42:00Z">
        <w:r w:rsidR="00175CD2">
          <w:rPr>
            <w:rFonts w:ascii="Times New Roman" w:eastAsia="Times New Roman" w:hAnsi="Times New Roman" w:cs="Times New Roman"/>
          </w:rPr>
          <w:t xml:space="preserve"> of</w:t>
        </w:r>
      </w:ins>
      <w:ins w:id="71" w:author="Eliza Peterson" w:date="2019-02-02T14:45:00Z">
        <w:r w:rsidR="00175CD2">
          <w:rPr>
            <w:rFonts w:ascii="Times New Roman" w:eastAsia="Times New Roman" w:hAnsi="Times New Roman" w:cs="Times New Roman"/>
          </w:rPr>
          <w:t xml:space="preserve"> </w:t>
        </w:r>
      </w:ins>
      <w:ins w:id="72" w:author="Eliza Peterson" w:date="2019-02-02T14:52:00Z">
        <w:r w:rsidR="008B1758">
          <w:rPr>
            <w:rFonts w:ascii="Times New Roman" w:eastAsia="Times New Roman" w:hAnsi="Times New Roman" w:cs="Times New Roman"/>
          </w:rPr>
          <w:t xml:space="preserve">non-overlapping </w:t>
        </w:r>
      </w:ins>
      <w:ins w:id="73" w:author="Eliza Peterson" w:date="2019-02-02T14:42:00Z">
        <w:r w:rsidR="00175CD2">
          <w:rPr>
            <w:rFonts w:ascii="Times New Roman" w:eastAsia="Times New Roman" w:hAnsi="Times New Roman" w:cs="Times New Roman"/>
          </w:rPr>
          <w:t>differentially expressed genes</w:t>
        </w:r>
      </w:ins>
      <w:ins w:id="74" w:author="Eliza Peterson" w:date="2019-02-02T14:45:00Z">
        <w:r w:rsidR="00175CD2">
          <w:rPr>
            <w:rFonts w:ascii="Times New Roman" w:eastAsia="Times New Roman" w:hAnsi="Times New Roman" w:cs="Times New Roman"/>
          </w:rPr>
          <w:t xml:space="preserve"> (</w:t>
        </w:r>
        <w:commentRangeStart w:id="75"/>
        <w:r w:rsidR="00175CD2">
          <w:rPr>
            <w:rFonts w:ascii="Times New Roman" w:eastAsia="Times New Roman" w:hAnsi="Times New Roman" w:cs="Times New Roman"/>
          </w:rPr>
          <w:t>see methods</w:t>
        </w:r>
      </w:ins>
      <w:commentRangeEnd w:id="75"/>
      <w:ins w:id="76" w:author="Eliza Peterson" w:date="2019-02-02T14:46:00Z">
        <w:r w:rsidR="00175CD2">
          <w:rPr>
            <w:rStyle w:val="CommentReference"/>
          </w:rPr>
          <w:commentReference w:id="75"/>
        </w:r>
      </w:ins>
      <w:ins w:id="77" w:author="Eliza Peterson" w:date="2019-02-02T14:45:00Z">
        <w:r w:rsidR="00175CD2">
          <w:rPr>
            <w:rFonts w:ascii="Times New Roman" w:eastAsia="Times New Roman" w:hAnsi="Times New Roman" w:cs="Times New Roman"/>
          </w:rPr>
          <w:t>)</w:t>
        </w:r>
      </w:ins>
      <w:r w:rsidR="001C74B2">
        <w:rPr>
          <w:rFonts w:ascii="Times New Roman" w:eastAsia="Times New Roman" w:hAnsi="Times New Roman" w:cs="Times New Roman"/>
        </w:rPr>
        <w:t xml:space="preserve">: </w:t>
      </w:r>
      <w:proofErr w:type="spellStart"/>
      <w:r w:rsidR="001C74B2">
        <w:rPr>
          <w:rFonts w:ascii="Times New Roman" w:eastAsia="Times New Roman" w:hAnsi="Times New Roman" w:cs="Times New Roman"/>
        </w:rPr>
        <w:t>normoxia</w:t>
      </w:r>
      <w:proofErr w:type="spellEnd"/>
      <w:r w:rsidR="001C74B2">
        <w:rPr>
          <w:rFonts w:ascii="Times New Roman" w:eastAsia="Times New Roman" w:hAnsi="Times New Roman" w:cs="Times New Roman"/>
        </w:rPr>
        <w:t xml:space="preserve"> (81 genes), transition (446 genes), stage </w:t>
      </w:r>
      <w:proofErr w:type="spellStart"/>
      <w:proofErr w:type="gramStart"/>
      <w:r w:rsidR="001C74B2">
        <w:rPr>
          <w:rFonts w:ascii="Times New Roman" w:eastAsia="Times New Roman" w:hAnsi="Times New Roman" w:cs="Times New Roman"/>
        </w:rPr>
        <w:t>Ia</w:t>
      </w:r>
      <w:proofErr w:type="spellEnd"/>
      <w:proofErr w:type="gramEnd"/>
      <w:r w:rsidR="001C74B2">
        <w:rPr>
          <w:rFonts w:ascii="Times New Roman" w:eastAsia="Times New Roman" w:hAnsi="Times New Roman" w:cs="Times New Roman"/>
        </w:rPr>
        <w:t xml:space="preserve"> hypoxia (328 genes), stage </w:t>
      </w:r>
      <w:proofErr w:type="spellStart"/>
      <w:r w:rsidR="001C74B2">
        <w:rPr>
          <w:rFonts w:ascii="Times New Roman" w:eastAsia="Times New Roman" w:hAnsi="Times New Roman" w:cs="Times New Roman"/>
        </w:rPr>
        <w:t>Ib</w:t>
      </w:r>
      <w:proofErr w:type="spellEnd"/>
      <w:r w:rsidR="001C74B2">
        <w:rPr>
          <w:rFonts w:ascii="Times New Roman" w:eastAsia="Times New Roman" w:hAnsi="Times New Roman" w:cs="Times New Roman"/>
        </w:rPr>
        <w:t xml:space="preserve"> hypoxia (320 genes), stage II hypoxia (978 genes), and resuscitation (429 genes) (</w:t>
      </w:r>
      <w:del w:id="78" w:author="Eliza Peterson" w:date="2019-02-02T14:58:00Z">
        <w:r w:rsidR="001C74B2" w:rsidRPr="00C52138" w:rsidDel="003050D0">
          <w:rPr>
            <w:rFonts w:ascii="Times New Roman" w:eastAsia="Times New Roman" w:hAnsi="Times New Roman" w:cs="Times New Roman"/>
            <w:b/>
          </w:rPr>
          <w:delText>Fig. S2</w:delText>
        </w:r>
        <w:r w:rsidR="001C74B2" w:rsidDel="003050D0">
          <w:rPr>
            <w:rFonts w:ascii="Times New Roman" w:eastAsia="Times New Roman" w:hAnsi="Times New Roman" w:cs="Times New Roman"/>
            <w:b/>
          </w:rPr>
          <w:delText xml:space="preserve"> </w:delText>
        </w:r>
        <w:r w:rsidR="001C74B2" w:rsidRPr="00C52138" w:rsidDel="003050D0">
          <w:rPr>
            <w:rFonts w:ascii="Times New Roman" w:eastAsia="Times New Roman" w:hAnsi="Times New Roman" w:cs="Times New Roman"/>
          </w:rPr>
          <w:delText>and</w:delText>
        </w:r>
        <w:r w:rsidR="001C74B2" w:rsidDel="003050D0">
          <w:rPr>
            <w:rFonts w:ascii="Times New Roman" w:eastAsia="Times New Roman" w:hAnsi="Times New Roman" w:cs="Times New Roman"/>
            <w:b/>
          </w:rPr>
          <w:delText xml:space="preserve"> </w:delText>
        </w:r>
      </w:del>
      <w:commentRangeStart w:id="79"/>
      <w:r w:rsidR="001C74B2">
        <w:rPr>
          <w:rFonts w:ascii="Times New Roman" w:eastAsia="Times New Roman" w:hAnsi="Times New Roman" w:cs="Times New Roman"/>
          <w:b/>
        </w:rPr>
        <w:t xml:space="preserve">Table </w:t>
      </w:r>
      <w:del w:id="80" w:author="Eliza Peterson" w:date="2019-02-02T14:56:00Z">
        <w:r w:rsidR="001C74B2" w:rsidDel="003050D0">
          <w:rPr>
            <w:rFonts w:ascii="Times New Roman" w:eastAsia="Times New Roman" w:hAnsi="Times New Roman" w:cs="Times New Roman"/>
            <w:b/>
          </w:rPr>
          <w:delText>S1</w:delText>
        </w:r>
        <w:commentRangeEnd w:id="79"/>
        <w:r w:rsidR="001C74B2" w:rsidDel="003050D0">
          <w:rPr>
            <w:rStyle w:val="CommentReference"/>
          </w:rPr>
          <w:commentReference w:id="79"/>
        </w:r>
      </w:del>
      <w:ins w:id="81" w:author="Eliza Peterson" w:date="2019-02-02T14:56:00Z">
        <w:r w:rsidR="003050D0">
          <w:rPr>
            <w:rFonts w:ascii="Times New Roman" w:eastAsia="Times New Roman" w:hAnsi="Times New Roman" w:cs="Times New Roman"/>
            <w:b/>
          </w:rPr>
          <w:t>S</w:t>
        </w:r>
      </w:ins>
      <w:ins w:id="82" w:author="Eliza Peterson" w:date="2019-02-06T15:39:00Z">
        <w:r w:rsidR="006539F7">
          <w:rPr>
            <w:rFonts w:ascii="Times New Roman" w:eastAsia="Times New Roman" w:hAnsi="Times New Roman" w:cs="Times New Roman"/>
            <w:b/>
          </w:rPr>
          <w:t>X</w:t>
        </w:r>
      </w:ins>
      <w:r w:rsidR="001C74B2">
        <w:rPr>
          <w:rFonts w:ascii="Times New Roman" w:eastAsia="Times New Roman" w:hAnsi="Times New Roman" w:cs="Times New Roman"/>
        </w:rPr>
        <w:t xml:space="preserve">). </w:t>
      </w:r>
      <w:ins w:id="83" w:author="Eliza Peterson" w:date="2019-02-02T14:49:00Z">
        <w:r w:rsidR="008B1758">
          <w:rPr>
            <w:rFonts w:ascii="Times New Roman" w:eastAsia="Times New Roman" w:hAnsi="Times New Roman" w:cs="Times New Roman"/>
          </w:rPr>
          <w:t>The a</w:t>
        </w:r>
      </w:ins>
      <w:del w:id="84" w:author="Eliza Peterson" w:date="2019-02-02T14:49:00Z">
        <w:r w:rsidR="001C74B2" w:rsidDel="008B1758">
          <w:rPr>
            <w:rFonts w:ascii="Times New Roman" w:eastAsia="Times New Roman" w:hAnsi="Times New Roman" w:cs="Times New Roman"/>
          </w:rPr>
          <w:delText>A</w:delText>
        </w:r>
      </w:del>
      <w:r w:rsidR="001C74B2">
        <w:rPr>
          <w:rFonts w:ascii="Times New Roman" w:eastAsia="Times New Roman" w:hAnsi="Times New Roman" w:cs="Times New Roman"/>
        </w:rPr>
        <w:t xml:space="preserve">verage expression profiles for the gene sets reveal that the states </w:t>
      </w:r>
      <w:del w:id="85" w:author="Eliza Peterson" w:date="2019-02-02T14:49:00Z">
        <w:r w:rsidR="001C74B2" w:rsidDel="008B1758">
          <w:rPr>
            <w:rFonts w:ascii="Times New Roman" w:eastAsia="Times New Roman" w:hAnsi="Times New Roman" w:cs="Times New Roman"/>
          </w:rPr>
          <w:delText xml:space="preserve">rapidly </w:delText>
        </w:r>
      </w:del>
      <w:r w:rsidR="001C74B2">
        <w:rPr>
          <w:rFonts w:ascii="Times New Roman" w:eastAsia="Times New Roman" w:hAnsi="Times New Roman" w:cs="Times New Roman"/>
        </w:rPr>
        <w:t>transition from one to another</w:t>
      </w:r>
      <w:ins w:id="86" w:author="Eliza Peterson" w:date="2019-02-02T14:50:00Z">
        <w:r w:rsidR="008B1758">
          <w:rPr>
            <w:rFonts w:ascii="Times New Roman" w:eastAsia="Times New Roman" w:hAnsi="Times New Roman" w:cs="Times New Roman"/>
          </w:rPr>
          <w:t xml:space="preserve"> </w:t>
        </w:r>
      </w:ins>
      <w:del w:id="87" w:author="Eliza Peterson" w:date="2019-02-02T14:50:00Z">
        <w:r w:rsidR="001C74B2" w:rsidDel="008B1758">
          <w:rPr>
            <w:rFonts w:ascii="Times New Roman" w:eastAsia="Times New Roman" w:hAnsi="Times New Roman" w:cs="Times New Roman"/>
          </w:rPr>
          <w:delText xml:space="preserve">, </w:delText>
        </w:r>
      </w:del>
      <w:r w:rsidR="001C74B2">
        <w:rPr>
          <w:rFonts w:ascii="Times New Roman" w:eastAsia="Times New Roman" w:hAnsi="Times New Roman" w:cs="Times New Roman"/>
        </w:rPr>
        <w:t xml:space="preserve">and that </w:t>
      </w:r>
      <w:r w:rsidR="00E656DB">
        <w:rPr>
          <w:rFonts w:ascii="Times New Roman" w:eastAsia="Times New Roman" w:hAnsi="Times New Roman" w:cs="Times New Roman"/>
        </w:rPr>
        <w:t>transitions</w:t>
      </w:r>
      <w:r w:rsidR="005759CF">
        <w:rPr>
          <w:rFonts w:ascii="Times New Roman" w:eastAsia="Times New Roman" w:hAnsi="Times New Roman" w:cs="Times New Roman"/>
        </w:rPr>
        <w:t xml:space="preserve"> </w:t>
      </w:r>
      <w:r w:rsidR="00310B40">
        <w:rPr>
          <w:rFonts w:ascii="Times New Roman" w:eastAsia="Times New Roman" w:hAnsi="Times New Roman" w:cs="Times New Roman"/>
        </w:rPr>
        <w:t>are oxygen (e.g</w:t>
      </w:r>
      <w:ins w:id="88" w:author="Eliza Peterson" w:date="2019-02-02T14:52:00Z">
        <w:r w:rsidR="008B1758">
          <w:rPr>
            <w:rFonts w:ascii="Times New Roman" w:eastAsia="Times New Roman" w:hAnsi="Times New Roman" w:cs="Times New Roman"/>
          </w:rPr>
          <w:t>.</w:t>
        </w:r>
      </w:ins>
      <w:del w:id="89" w:author="Eliza Peterson" w:date="2019-02-02T14:51:00Z">
        <w:r w:rsidR="00310B40" w:rsidDel="008B1758">
          <w:rPr>
            <w:rFonts w:ascii="Times New Roman" w:eastAsia="Times New Roman" w:hAnsi="Times New Roman" w:cs="Times New Roman"/>
          </w:rPr>
          <w:delText>. normoxia vs</w:delText>
        </w:r>
      </w:del>
      <w:r w:rsidR="00310B40">
        <w:rPr>
          <w:rFonts w:ascii="Times New Roman" w:eastAsia="Times New Roman" w:hAnsi="Times New Roman" w:cs="Times New Roman"/>
        </w:rPr>
        <w:t xml:space="preserve"> </w:t>
      </w:r>
      <w:r w:rsidR="008F69A3">
        <w:rPr>
          <w:rFonts w:ascii="Times New Roman" w:eastAsia="Times New Roman" w:hAnsi="Times New Roman" w:cs="Times New Roman"/>
        </w:rPr>
        <w:t>stage II</w:t>
      </w:r>
      <w:ins w:id="90" w:author="Eliza Peterson" w:date="2019-02-02T14:52:00Z">
        <w:r w:rsidR="008B1758">
          <w:rPr>
            <w:rFonts w:ascii="Times New Roman" w:eastAsia="Times New Roman" w:hAnsi="Times New Roman" w:cs="Times New Roman"/>
          </w:rPr>
          <w:t xml:space="preserve"> into resuscitation</w:t>
        </w:r>
      </w:ins>
      <w:ins w:id="91" w:author="Eliza Peterson" w:date="2019-02-04T10:38:00Z">
        <w:r w:rsidR="00491282">
          <w:rPr>
            <w:rFonts w:ascii="Times New Roman" w:eastAsia="Times New Roman" w:hAnsi="Times New Roman" w:cs="Times New Roman"/>
          </w:rPr>
          <w:t xml:space="preserve"> </w:t>
        </w:r>
      </w:ins>
      <w:ins w:id="92" w:author="Eliza Peterson" w:date="2019-02-04T10:39:00Z">
        <w:r w:rsidR="00491282">
          <w:rPr>
            <w:rFonts w:ascii="Times New Roman" w:eastAsia="Times New Roman" w:hAnsi="Times New Roman" w:cs="Times New Roman"/>
          </w:rPr>
          <w:t xml:space="preserve">occurred </w:t>
        </w:r>
      </w:ins>
      <w:ins w:id="93" w:author="Eliza Peterson" w:date="2019-02-04T10:38:00Z">
        <w:r w:rsidR="00491282">
          <w:rPr>
            <w:rFonts w:ascii="Times New Roman" w:eastAsia="Times New Roman" w:hAnsi="Times New Roman" w:cs="Times New Roman"/>
          </w:rPr>
          <w:t>upon re-introducing air into the culture</w:t>
        </w:r>
      </w:ins>
      <w:r w:rsidR="00310B40">
        <w:rPr>
          <w:rFonts w:ascii="Times New Roman" w:eastAsia="Times New Roman" w:hAnsi="Times New Roman" w:cs="Times New Roman"/>
        </w:rPr>
        <w:t xml:space="preserve">) and time dependent (e.g. stage </w:t>
      </w:r>
      <w:proofErr w:type="spellStart"/>
      <w:r w:rsidR="00310B40">
        <w:rPr>
          <w:rFonts w:ascii="Times New Roman" w:eastAsia="Times New Roman" w:hAnsi="Times New Roman" w:cs="Times New Roman"/>
        </w:rPr>
        <w:t>I</w:t>
      </w:r>
      <w:ins w:id="94" w:author="Eliza Peterson" w:date="2019-02-02T14:52:00Z">
        <w:r w:rsidR="008B1758">
          <w:rPr>
            <w:rFonts w:ascii="Times New Roman" w:eastAsia="Times New Roman" w:hAnsi="Times New Roman" w:cs="Times New Roman"/>
          </w:rPr>
          <w:t>a</w:t>
        </w:r>
        <w:proofErr w:type="spellEnd"/>
        <w:r w:rsidR="008B1758">
          <w:rPr>
            <w:rFonts w:ascii="Times New Roman" w:eastAsia="Times New Roman" w:hAnsi="Times New Roman" w:cs="Times New Roman"/>
          </w:rPr>
          <w:t>/</w:t>
        </w:r>
      </w:ins>
      <w:r w:rsidR="00310B40">
        <w:rPr>
          <w:rFonts w:ascii="Times New Roman" w:eastAsia="Times New Roman" w:hAnsi="Times New Roman" w:cs="Times New Roman"/>
        </w:rPr>
        <w:t xml:space="preserve">b </w:t>
      </w:r>
      <w:ins w:id="95" w:author="Eliza Peterson" w:date="2019-02-02T14:52:00Z">
        <w:r w:rsidR="008B1758">
          <w:rPr>
            <w:rFonts w:ascii="Times New Roman" w:eastAsia="Times New Roman" w:hAnsi="Times New Roman" w:cs="Times New Roman"/>
          </w:rPr>
          <w:t>into</w:t>
        </w:r>
      </w:ins>
      <w:del w:id="96" w:author="Eliza Peterson" w:date="2019-02-02T14:52:00Z">
        <w:r w:rsidR="00310B40" w:rsidDel="008B1758">
          <w:rPr>
            <w:rFonts w:ascii="Times New Roman" w:eastAsia="Times New Roman" w:hAnsi="Times New Roman" w:cs="Times New Roman"/>
          </w:rPr>
          <w:delText>vs</w:delText>
        </w:r>
      </w:del>
      <w:r w:rsidR="00310B40">
        <w:rPr>
          <w:rFonts w:ascii="Times New Roman" w:eastAsia="Times New Roman" w:hAnsi="Times New Roman" w:cs="Times New Roman"/>
        </w:rPr>
        <w:t xml:space="preserve"> stage II</w:t>
      </w:r>
      <w:ins w:id="97" w:author="Eliza Peterson" w:date="2019-02-04T10:38:00Z">
        <w:r w:rsidR="00491282">
          <w:rPr>
            <w:rFonts w:ascii="Times New Roman" w:eastAsia="Times New Roman" w:hAnsi="Times New Roman" w:cs="Times New Roman"/>
          </w:rPr>
          <w:t xml:space="preserve"> </w:t>
        </w:r>
        <w:proofErr w:type="spellStart"/>
        <w:r w:rsidR="00491282">
          <w:rPr>
            <w:rFonts w:ascii="Times New Roman" w:eastAsia="Times New Roman" w:hAnsi="Times New Roman" w:cs="Times New Roman"/>
          </w:rPr>
          <w:t>occur</w:t>
        </w:r>
      </w:ins>
      <w:ins w:id="98" w:author="Eliza Peterson" w:date="2019-02-04T10:39:00Z">
        <w:r w:rsidR="00491282">
          <w:rPr>
            <w:rFonts w:ascii="Times New Roman" w:eastAsia="Times New Roman" w:hAnsi="Times New Roman" w:cs="Times New Roman"/>
          </w:rPr>
          <w:t>ed</w:t>
        </w:r>
      </w:ins>
      <w:proofErr w:type="spellEnd"/>
      <w:ins w:id="99" w:author="Eliza Peterson" w:date="2019-02-04T10:38:00Z">
        <w:r w:rsidR="00491282">
          <w:rPr>
            <w:rFonts w:ascii="Times New Roman" w:eastAsia="Times New Roman" w:hAnsi="Times New Roman" w:cs="Times New Roman"/>
          </w:rPr>
          <w:t xml:space="preserve"> ~40 h after the culture reached 0% DO</w:t>
        </w:r>
      </w:ins>
      <w:r w:rsidR="00310B40">
        <w:rPr>
          <w:rFonts w:ascii="Times New Roman" w:eastAsia="Times New Roman" w:hAnsi="Times New Roman" w:cs="Times New Roman"/>
        </w:rPr>
        <w:t xml:space="preserve">) </w:t>
      </w:r>
      <w:r w:rsidR="001C74B2">
        <w:rPr>
          <w:rFonts w:ascii="Times New Roman" w:eastAsia="Times New Roman" w:hAnsi="Times New Roman" w:cs="Times New Roman"/>
        </w:rPr>
        <w:t>(</w:t>
      </w:r>
      <w:r w:rsidR="001C74B2">
        <w:rPr>
          <w:rFonts w:ascii="Times New Roman" w:eastAsia="Times New Roman" w:hAnsi="Times New Roman" w:cs="Times New Roman"/>
          <w:b/>
        </w:rPr>
        <w:t xml:space="preserve">Fig. </w:t>
      </w:r>
      <w:ins w:id="100" w:author="Eliza Peterson" w:date="2019-02-02T14:52:00Z">
        <w:r w:rsidR="008B1758">
          <w:rPr>
            <w:rFonts w:ascii="Times New Roman" w:eastAsia="Times New Roman" w:hAnsi="Times New Roman" w:cs="Times New Roman"/>
            <w:b/>
          </w:rPr>
          <w:t>X</w:t>
        </w:r>
      </w:ins>
      <w:del w:id="101" w:author="Eliza Peterson" w:date="2019-02-02T14:52:00Z">
        <w:r w:rsidR="001C74B2" w:rsidDel="008B1758">
          <w:rPr>
            <w:rFonts w:ascii="Times New Roman" w:eastAsia="Times New Roman" w:hAnsi="Times New Roman" w:cs="Times New Roman"/>
            <w:b/>
          </w:rPr>
          <w:delText>2C</w:delText>
        </w:r>
      </w:del>
      <w:r w:rsidR="001C74B2">
        <w:rPr>
          <w:rFonts w:ascii="Times New Roman" w:eastAsia="Times New Roman" w:hAnsi="Times New Roman" w:cs="Times New Roman"/>
          <w:b/>
        </w:rPr>
        <w:t xml:space="preserve"> </w:t>
      </w:r>
      <w:r w:rsidR="001C74B2" w:rsidRPr="003D1C2E">
        <w:rPr>
          <w:rFonts w:ascii="Times New Roman" w:eastAsia="Times New Roman" w:hAnsi="Times New Roman" w:cs="Times New Roman"/>
        </w:rPr>
        <w:t>and</w:t>
      </w:r>
      <w:r w:rsidR="001C74B2">
        <w:rPr>
          <w:rFonts w:ascii="Times New Roman" w:eastAsia="Times New Roman" w:hAnsi="Times New Roman" w:cs="Times New Roman"/>
          <w:b/>
        </w:rPr>
        <w:t xml:space="preserve"> Fig. </w:t>
      </w:r>
      <w:proofErr w:type="gramStart"/>
      <w:ins w:id="102" w:author="Eliza Peterson" w:date="2019-02-02T14:52:00Z">
        <w:r w:rsidR="008B1758">
          <w:rPr>
            <w:rFonts w:ascii="Times New Roman" w:eastAsia="Times New Roman" w:hAnsi="Times New Roman" w:cs="Times New Roman"/>
            <w:b/>
          </w:rPr>
          <w:t>SX</w:t>
        </w:r>
      </w:ins>
      <w:del w:id="103" w:author="Eliza Peterson" w:date="2019-02-02T14:52:00Z">
        <w:r w:rsidR="001C74B2" w:rsidDel="008B1758">
          <w:rPr>
            <w:rFonts w:ascii="Times New Roman" w:eastAsia="Times New Roman" w:hAnsi="Times New Roman" w:cs="Times New Roman"/>
            <w:b/>
          </w:rPr>
          <w:delText>S3</w:delText>
        </w:r>
      </w:del>
      <w:r w:rsidR="001C74B2">
        <w:rPr>
          <w:rFonts w:ascii="Times New Roman" w:eastAsia="Times New Roman" w:hAnsi="Times New Roman" w:cs="Times New Roman"/>
        </w:rPr>
        <w:t>).</w:t>
      </w:r>
      <w:proofErr w:type="gramEnd"/>
      <w:r w:rsidR="00E656DB">
        <w:rPr>
          <w:rFonts w:ascii="Times New Roman" w:eastAsia="Times New Roman" w:hAnsi="Times New Roman" w:cs="Times New Roman"/>
        </w:rPr>
        <w:t xml:space="preserve"> </w:t>
      </w:r>
      <w:ins w:id="104" w:author="Eliza Peterson" w:date="2019-02-02T14:53:00Z">
        <w:r w:rsidR="008B1758">
          <w:rPr>
            <w:rFonts w:ascii="Times New Roman" w:eastAsia="Times New Roman" w:hAnsi="Times New Roman" w:cs="Times New Roman"/>
          </w:rPr>
          <w:t xml:space="preserve">As such, the </w:t>
        </w:r>
      </w:ins>
      <w:ins w:id="105" w:author="Eliza Peterson" w:date="2019-02-02T14:55:00Z">
        <w:r w:rsidR="008B1758">
          <w:rPr>
            <w:rFonts w:ascii="Times New Roman" w:eastAsia="Times New Roman" w:hAnsi="Times New Roman" w:cs="Times New Roman"/>
          </w:rPr>
          <w:t xml:space="preserve">six </w:t>
        </w:r>
      </w:ins>
      <w:ins w:id="106" w:author="Eliza Peterson" w:date="2019-02-02T14:53:00Z">
        <w:r w:rsidR="008B1758">
          <w:rPr>
            <w:rFonts w:ascii="Times New Roman" w:eastAsia="Times New Roman" w:hAnsi="Times New Roman" w:cs="Times New Roman"/>
          </w:rPr>
          <w:t xml:space="preserve">states </w:t>
        </w:r>
      </w:ins>
      <w:ins w:id="107" w:author="Eliza Peterson" w:date="2019-02-02T14:58:00Z">
        <w:r w:rsidR="003050D0">
          <w:rPr>
            <w:rFonts w:ascii="Times New Roman" w:eastAsia="Times New Roman" w:hAnsi="Times New Roman" w:cs="Times New Roman"/>
          </w:rPr>
          <w:t>were also</w:t>
        </w:r>
      </w:ins>
      <w:ins w:id="108" w:author="Eliza Peterson" w:date="2019-02-02T14:54:00Z">
        <w:r w:rsidR="008B1758">
          <w:rPr>
            <w:rFonts w:ascii="Times New Roman" w:eastAsia="Times New Roman" w:hAnsi="Times New Roman" w:cs="Times New Roman"/>
          </w:rPr>
          <w:t xml:space="preserve"> defined with oxygen and time intervals</w:t>
        </w:r>
      </w:ins>
      <w:ins w:id="109" w:author="Eliza Peterson" w:date="2019-02-02T14:55:00Z">
        <w:r w:rsidR="008B1758">
          <w:rPr>
            <w:rFonts w:ascii="Times New Roman" w:eastAsia="Times New Roman" w:hAnsi="Times New Roman" w:cs="Times New Roman"/>
          </w:rPr>
          <w:t xml:space="preserve"> (</w:t>
        </w:r>
        <w:r w:rsidR="008B1758" w:rsidRPr="008B1758">
          <w:rPr>
            <w:rFonts w:ascii="Times New Roman" w:eastAsia="Times New Roman" w:hAnsi="Times New Roman" w:cs="Times New Roman"/>
            <w:b/>
            <w:rPrChange w:id="110" w:author="Eliza Peterson" w:date="2019-02-02T14:55:00Z">
              <w:rPr>
                <w:rFonts w:ascii="Times New Roman" w:eastAsia="Times New Roman" w:hAnsi="Times New Roman" w:cs="Times New Roman"/>
              </w:rPr>
            </w:rPrChange>
          </w:rPr>
          <w:t>Table S</w:t>
        </w:r>
      </w:ins>
      <w:ins w:id="111" w:author="Eliza Peterson" w:date="2019-02-06T15:39:00Z">
        <w:r w:rsidR="006539F7">
          <w:rPr>
            <w:rFonts w:ascii="Times New Roman" w:eastAsia="Times New Roman" w:hAnsi="Times New Roman" w:cs="Times New Roman"/>
            <w:b/>
          </w:rPr>
          <w:t>S</w:t>
        </w:r>
      </w:ins>
      <w:ins w:id="112" w:author="Eliza Peterson" w:date="2019-02-02T14:55:00Z">
        <w:r w:rsidR="008B1758">
          <w:rPr>
            <w:rFonts w:ascii="Times New Roman" w:eastAsia="Times New Roman" w:hAnsi="Times New Roman" w:cs="Times New Roman"/>
          </w:rPr>
          <w:t>)</w:t>
        </w:r>
      </w:ins>
      <w:ins w:id="113" w:author="Eliza Peterson" w:date="2019-02-02T14:58:00Z">
        <w:r w:rsidR="00796753">
          <w:rPr>
            <w:rFonts w:ascii="Times New Roman" w:eastAsia="Times New Roman" w:hAnsi="Times New Roman" w:cs="Times New Roman"/>
          </w:rPr>
          <w:t>, with the ex</w:t>
        </w:r>
      </w:ins>
      <w:ins w:id="114" w:author="Eliza Peterson" w:date="2019-02-02T14:59:00Z">
        <w:r w:rsidR="00796753">
          <w:rPr>
            <w:rFonts w:ascii="Times New Roman" w:eastAsia="Times New Roman" w:hAnsi="Times New Roman" w:cs="Times New Roman"/>
          </w:rPr>
          <w:t xml:space="preserve">ception of XX-XX h, where there was oscillation </w:t>
        </w:r>
      </w:ins>
      <w:ins w:id="115" w:author="Eliza Peterson" w:date="2019-02-02T15:03:00Z">
        <w:r w:rsidR="00796753">
          <w:rPr>
            <w:rFonts w:ascii="Times New Roman" w:eastAsia="Times New Roman" w:hAnsi="Times New Roman" w:cs="Times New Roman"/>
          </w:rPr>
          <w:t>between</w:t>
        </w:r>
      </w:ins>
      <w:ins w:id="116" w:author="Eliza Peterson" w:date="2019-02-02T14:59:00Z">
        <w:r w:rsidR="00796753">
          <w:rPr>
            <w:rFonts w:ascii="Times New Roman" w:eastAsia="Times New Roman" w:hAnsi="Times New Roman" w:cs="Times New Roman"/>
          </w:rPr>
          <w:t xml:space="preserve"> s</w:t>
        </w:r>
      </w:ins>
      <w:ins w:id="117" w:author="Eliza Peterson" w:date="2019-02-02T15:00:00Z">
        <w:r w:rsidR="00796753">
          <w:rPr>
            <w:rFonts w:ascii="Times New Roman" w:eastAsia="Times New Roman" w:hAnsi="Times New Roman" w:cs="Times New Roman"/>
          </w:rPr>
          <w:t xml:space="preserve">tage </w:t>
        </w:r>
        <w:proofErr w:type="spellStart"/>
        <w:r w:rsidR="00796753">
          <w:rPr>
            <w:rFonts w:ascii="Times New Roman" w:eastAsia="Times New Roman" w:hAnsi="Times New Roman" w:cs="Times New Roman"/>
          </w:rPr>
          <w:t>Ia</w:t>
        </w:r>
        <w:proofErr w:type="spellEnd"/>
        <w:r w:rsidR="00796753">
          <w:rPr>
            <w:rFonts w:ascii="Times New Roman" w:eastAsia="Times New Roman" w:hAnsi="Times New Roman" w:cs="Times New Roman"/>
          </w:rPr>
          <w:t xml:space="preserve"> and stage II </w:t>
        </w:r>
      </w:ins>
      <w:ins w:id="118" w:author="Eliza Peterson" w:date="2019-02-02T15:03:00Z">
        <w:r w:rsidR="00796753">
          <w:rPr>
            <w:rFonts w:ascii="Times New Roman" w:eastAsia="Times New Roman" w:hAnsi="Times New Roman" w:cs="Times New Roman"/>
          </w:rPr>
          <w:t>state</w:t>
        </w:r>
      </w:ins>
      <w:ins w:id="119" w:author="Eliza Peterson" w:date="2019-02-02T15:00:00Z">
        <w:r w:rsidR="00796753">
          <w:rPr>
            <w:rFonts w:ascii="Times New Roman" w:eastAsia="Times New Roman" w:hAnsi="Times New Roman" w:cs="Times New Roman"/>
          </w:rPr>
          <w:t>s as the culture w</w:t>
        </w:r>
      </w:ins>
      <w:ins w:id="120" w:author="Eliza Peterson" w:date="2019-02-02T15:03:00Z">
        <w:r w:rsidR="00796753">
          <w:rPr>
            <w:rFonts w:ascii="Times New Roman" w:eastAsia="Times New Roman" w:hAnsi="Times New Roman" w:cs="Times New Roman"/>
          </w:rPr>
          <w:t>ent</w:t>
        </w:r>
      </w:ins>
      <w:ins w:id="121" w:author="Eliza Peterson" w:date="2019-02-02T15:00:00Z">
        <w:r w:rsidR="00796753">
          <w:rPr>
            <w:rFonts w:ascii="Times New Roman" w:eastAsia="Times New Roman" w:hAnsi="Times New Roman" w:cs="Times New Roman"/>
          </w:rPr>
          <w:t xml:space="preserve"> </w:t>
        </w:r>
      </w:ins>
      <w:ins w:id="122" w:author="Eliza Peterson" w:date="2019-02-02T15:06:00Z">
        <w:r w:rsidR="00796753">
          <w:rPr>
            <w:rFonts w:ascii="Times New Roman" w:eastAsia="Times New Roman" w:hAnsi="Times New Roman" w:cs="Times New Roman"/>
          </w:rPr>
          <w:t>below ~3</w:t>
        </w:r>
      </w:ins>
      <w:ins w:id="123" w:author="Eliza Peterson" w:date="2019-02-02T15:00:00Z">
        <w:r w:rsidR="00796753">
          <w:rPr>
            <w:rFonts w:ascii="Times New Roman" w:eastAsia="Times New Roman" w:hAnsi="Times New Roman" w:cs="Times New Roman"/>
          </w:rPr>
          <w:t>% DO</w:t>
        </w:r>
      </w:ins>
      <w:ins w:id="124" w:author="Eliza Peterson" w:date="2019-02-02T15:07:00Z">
        <w:r w:rsidR="00796753">
          <w:rPr>
            <w:rFonts w:ascii="Times New Roman" w:eastAsia="Times New Roman" w:hAnsi="Times New Roman" w:cs="Times New Roman"/>
          </w:rPr>
          <w:t xml:space="preserve"> (</w:t>
        </w:r>
        <w:r w:rsidR="00796753" w:rsidRPr="006037BF">
          <w:rPr>
            <w:rFonts w:ascii="Times New Roman" w:eastAsia="Times New Roman" w:hAnsi="Times New Roman" w:cs="Times New Roman"/>
            <w:b/>
            <w:rPrChange w:id="125" w:author="Eliza Peterson" w:date="2019-02-02T15:22:00Z">
              <w:rPr>
                <w:rFonts w:ascii="Times New Roman" w:eastAsia="Times New Roman" w:hAnsi="Times New Roman" w:cs="Times New Roman"/>
              </w:rPr>
            </w:rPrChange>
          </w:rPr>
          <w:t>Fig SX</w:t>
        </w:r>
        <w:r w:rsidR="00796753">
          <w:rPr>
            <w:rFonts w:ascii="Times New Roman" w:eastAsia="Times New Roman" w:hAnsi="Times New Roman" w:cs="Times New Roman"/>
          </w:rPr>
          <w:t>)</w:t>
        </w:r>
      </w:ins>
      <w:ins w:id="126" w:author="Eliza Peterson" w:date="2019-02-02T14:54:00Z">
        <w:r w:rsidR="008B1758">
          <w:rPr>
            <w:rFonts w:ascii="Times New Roman" w:eastAsia="Times New Roman" w:hAnsi="Times New Roman" w:cs="Times New Roman"/>
          </w:rPr>
          <w:t>.</w:t>
        </w:r>
      </w:ins>
      <w:ins w:id="127" w:author="Eliza Peterson" w:date="2019-02-02T15:00:00Z">
        <w:r w:rsidR="00796753">
          <w:rPr>
            <w:rFonts w:ascii="Times New Roman" w:eastAsia="Times New Roman" w:hAnsi="Times New Roman" w:cs="Times New Roman"/>
          </w:rPr>
          <w:t xml:space="preserve"> W</w:t>
        </w:r>
      </w:ins>
      <w:ins w:id="128" w:author="Eliza Peterson" w:date="2019-02-02T15:08:00Z">
        <w:r w:rsidR="00796753">
          <w:rPr>
            <w:rFonts w:ascii="Times New Roman" w:eastAsia="Times New Roman" w:hAnsi="Times New Roman" w:cs="Times New Roman"/>
          </w:rPr>
          <w:t>hile this</w:t>
        </w:r>
      </w:ins>
      <w:ins w:id="129" w:author="Eliza Peterson" w:date="2019-02-02T15:04:00Z">
        <w:r w:rsidR="00796753">
          <w:rPr>
            <w:rFonts w:ascii="Times New Roman" w:eastAsia="Times New Roman" w:hAnsi="Times New Roman" w:cs="Times New Roman"/>
          </w:rPr>
          <w:t xml:space="preserve"> intriguing</w:t>
        </w:r>
      </w:ins>
      <w:ins w:id="130" w:author="Eliza Peterson" w:date="2019-02-02T15:01:00Z">
        <w:r w:rsidR="00796753">
          <w:rPr>
            <w:rFonts w:ascii="Times New Roman" w:eastAsia="Times New Roman" w:hAnsi="Times New Roman" w:cs="Times New Roman"/>
          </w:rPr>
          <w:t xml:space="preserve"> “flicker” behavior </w:t>
        </w:r>
      </w:ins>
      <w:ins w:id="131" w:author="Eliza Peterson" w:date="2019-02-02T15:09:00Z">
        <w:r w:rsidR="006B30B5">
          <w:rPr>
            <w:rFonts w:ascii="Times New Roman" w:eastAsia="Times New Roman" w:hAnsi="Times New Roman" w:cs="Times New Roman"/>
          </w:rPr>
          <w:t xml:space="preserve">could be </w:t>
        </w:r>
      </w:ins>
      <w:ins w:id="132" w:author="Eliza Peterson" w:date="2019-02-02T15:23:00Z">
        <w:r w:rsidR="006037BF">
          <w:rPr>
            <w:rFonts w:ascii="Times New Roman" w:eastAsia="Times New Roman" w:hAnsi="Times New Roman" w:cs="Times New Roman"/>
          </w:rPr>
          <w:t xml:space="preserve">experimental </w:t>
        </w:r>
      </w:ins>
      <w:ins w:id="133" w:author="Eliza Peterson" w:date="2019-02-02T15:09:00Z">
        <w:r w:rsidR="006B30B5">
          <w:rPr>
            <w:rFonts w:ascii="Times New Roman" w:eastAsia="Times New Roman" w:hAnsi="Times New Roman" w:cs="Times New Roman"/>
          </w:rPr>
          <w:t>nois</w:t>
        </w:r>
      </w:ins>
      <w:ins w:id="134" w:author="Eliza Peterson" w:date="2019-02-02T15:18:00Z">
        <w:r w:rsidR="006B30B5">
          <w:rPr>
            <w:rFonts w:ascii="Times New Roman" w:eastAsia="Times New Roman" w:hAnsi="Times New Roman" w:cs="Times New Roman"/>
          </w:rPr>
          <w:t>e</w:t>
        </w:r>
      </w:ins>
      <w:ins w:id="135" w:author="Eliza Peterson" w:date="2019-02-02T15:09:00Z">
        <w:r w:rsidR="006B30B5">
          <w:rPr>
            <w:rFonts w:ascii="Times New Roman" w:eastAsia="Times New Roman" w:hAnsi="Times New Roman" w:cs="Times New Roman"/>
          </w:rPr>
          <w:t>,</w:t>
        </w:r>
      </w:ins>
      <w:ins w:id="136" w:author="Eliza Peterson" w:date="2019-02-02T15:11:00Z">
        <w:r w:rsidR="006B30B5">
          <w:rPr>
            <w:rFonts w:ascii="Times New Roman" w:eastAsia="Times New Roman" w:hAnsi="Times New Roman" w:cs="Times New Roman"/>
          </w:rPr>
          <w:t xml:space="preserve"> the</w:t>
        </w:r>
      </w:ins>
      <w:ins w:id="137" w:author="Eliza Peterson" w:date="2019-02-02T15:18:00Z">
        <w:r w:rsidR="006B30B5">
          <w:rPr>
            <w:rFonts w:ascii="Times New Roman" w:eastAsia="Times New Roman" w:hAnsi="Times New Roman" w:cs="Times New Roman"/>
          </w:rPr>
          <w:t xml:space="preserve">se </w:t>
        </w:r>
      </w:ins>
      <w:ins w:id="138" w:author="Eliza Peterson" w:date="2019-02-02T15:30:00Z">
        <w:r w:rsidR="0098520D">
          <w:rPr>
            <w:rFonts w:ascii="Times New Roman" w:eastAsia="Times New Roman" w:hAnsi="Times New Roman" w:cs="Times New Roman"/>
          </w:rPr>
          <w:t>anomalous</w:t>
        </w:r>
      </w:ins>
      <w:ins w:id="139" w:author="Eliza Peterson" w:date="2019-02-02T15:25:00Z">
        <w:r w:rsidR="006037BF">
          <w:rPr>
            <w:rFonts w:ascii="Times New Roman" w:eastAsia="Times New Roman" w:hAnsi="Times New Roman" w:cs="Times New Roman"/>
          </w:rPr>
          <w:t xml:space="preserve"> </w:t>
        </w:r>
      </w:ins>
      <w:ins w:id="140" w:author="Eliza Peterson" w:date="2019-02-02T16:53:00Z">
        <w:r w:rsidR="00F72DB1">
          <w:rPr>
            <w:rFonts w:ascii="Times New Roman" w:eastAsia="Times New Roman" w:hAnsi="Times New Roman" w:cs="Times New Roman"/>
          </w:rPr>
          <w:t>time</w:t>
        </w:r>
      </w:ins>
      <w:ins w:id="141" w:author="Eliza Peterson" w:date="2019-02-04T09:23:00Z">
        <w:r w:rsidR="00D204B8">
          <w:rPr>
            <w:rFonts w:ascii="Times New Roman" w:eastAsia="Times New Roman" w:hAnsi="Times New Roman" w:cs="Times New Roman"/>
          </w:rPr>
          <w:t xml:space="preserve"> </w:t>
        </w:r>
      </w:ins>
      <w:ins w:id="142" w:author="Eliza Peterson" w:date="2019-02-02T16:53:00Z">
        <w:r w:rsidR="00F72DB1">
          <w:rPr>
            <w:rFonts w:ascii="Times New Roman" w:eastAsia="Times New Roman" w:hAnsi="Times New Roman" w:cs="Times New Roman"/>
          </w:rPr>
          <w:t>points</w:t>
        </w:r>
      </w:ins>
      <w:ins w:id="143" w:author="Eliza Peterson" w:date="2019-02-02T15:15:00Z">
        <w:r w:rsidR="006B30B5">
          <w:rPr>
            <w:rFonts w:ascii="Times New Roman" w:eastAsia="Times New Roman" w:hAnsi="Times New Roman" w:cs="Times New Roman"/>
          </w:rPr>
          <w:t xml:space="preserve"> (</w:t>
        </w:r>
      </w:ins>
      <w:ins w:id="144" w:author="Eliza Peterson" w:date="2019-02-02T15:12:00Z">
        <w:r w:rsidR="006B30B5">
          <w:rPr>
            <w:rFonts w:ascii="Times New Roman" w:eastAsia="Times New Roman" w:hAnsi="Times New Roman" w:cs="Times New Roman"/>
          </w:rPr>
          <w:t>measured roughly one hour apart</w:t>
        </w:r>
      </w:ins>
      <w:ins w:id="145" w:author="Eliza Peterson" w:date="2019-02-02T15:15:00Z">
        <w:r w:rsidR="006B30B5">
          <w:rPr>
            <w:rFonts w:ascii="Times New Roman" w:eastAsia="Times New Roman" w:hAnsi="Times New Roman" w:cs="Times New Roman"/>
          </w:rPr>
          <w:t>)</w:t>
        </w:r>
      </w:ins>
      <w:ins w:id="146" w:author="Eliza Peterson" w:date="2019-02-02T15:12:00Z">
        <w:r w:rsidR="006B30B5">
          <w:rPr>
            <w:rFonts w:ascii="Times New Roman" w:eastAsia="Times New Roman" w:hAnsi="Times New Roman" w:cs="Times New Roman"/>
          </w:rPr>
          <w:t xml:space="preserve"> clearly cluster with </w:t>
        </w:r>
      </w:ins>
      <w:ins w:id="147" w:author="Eliza Peterson" w:date="2019-02-04T10:25:00Z">
        <w:r w:rsidR="0099675E">
          <w:rPr>
            <w:rFonts w:ascii="Times New Roman" w:eastAsia="Times New Roman" w:hAnsi="Times New Roman" w:cs="Times New Roman"/>
          </w:rPr>
          <w:t xml:space="preserve">stage </w:t>
        </w:r>
        <w:proofErr w:type="spellStart"/>
        <w:r w:rsidR="0099675E">
          <w:rPr>
            <w:rFonts w:ascii="Times New Roman" w:eastAsia="Times New Roman" w:hAnsi="Times New Roman" w:cs="Times New Roman"/>
          </w:rPr>
          <w:t>Ia</w:t>
        </w:r>
        <w:proofErr w:type="spellEnd"/>
        <w:r w:rsidR="0099675E">
          <w:rPr>
            <w:rFonts w:ascii="Times New Roman" w:eastAsia="Times New Roman" w:hAnsi="Times New Roman" w:cs="Times New Roman"/>
          </w:rPr>
          <w:t xml:space="preserve"> and</w:t>
        </w:r>
      </w:ins>
      <w:ins w:id="148" w:author="Eliza Peterson" w:date="2019-02-04T09:24:00Z">
        <w:r w:rsidR="00D204B8">
          <w:rPr>
            <w:rFonts w:ascii="Times New Roman" w:eastAsia="Times New Roman" w:hAnsi="Times New Roman" w:cs="Times New Roman"/>
          </w:rPr>
          <w:t xml:space="preserve"> </w:t>
        </w:r>
      </w:ins>
      <w:ins w:id="149" w:author="Eliza Peterson" w:date="2019-02-02T15:12:00Z">
        <w:r w:rsidR="00D204B8">
          <w:rPr>
            <w:rFonts w:ascii="Times New Roman" w:eastAsia="Times New Roman" w:hAnsi="Times New Roman" w:cs="Times New Roman"/>
          </w:rPr>
          <w:t>stage II state</w:t>
        </w:r>
      </w:ins>
      <w:ins w:id="150" w:author="Eliza Peterson" w:date="2019-02-04T10:26:00Z">
        <w:r w:rsidR="0099675E">
          <w:rPr>
            <w:rFonts w:ascii="Times New Roman" w:eastAsia="Times New Roman" w:hAnsi="Times New Roman" w:cs="Times New Roman"/>
          </w:rPr>
          <w:t>s</w:t>
        </w:r>
      </w:ins>
      <w:ins w:id="151" w:author="Eliza Peterson" w:date="2019-02-02T15:12:00Z">
        <w:r w:rsidR="006B30B5">
          <w:rPr>
            <w:rFonts w:ascii="Times New Roman" w:eastAsia="Times New Roman" w:hAnsi="Times New Roman" w:cs="Times New Roman"/>
          </w:rPr>
          <w:t xml:space="preserve">. </w:t>
        </w:r>
      </w:ins>
      <w:ins w:id="152" w:author="Eliza Peterson" w:date="2019-02-02T15:13:00Z">
        <w:r w:rsidR="006B30B5">
          <w:rPr>
            <w:rFonts w:ascii="Times New Roman" w:eastAsia="Times New Roman" w:hAnsi="Times New Roman" w:cs="Times New Roman"/>
          </w:rPr>
          <w:t xml:space="preserve">Such oscillatory mechanisms could </w:t>
        </w:r>
      </w:ins>
      <w:ins w:id="153" w:author="Eliza Peterson" w:date="2019-02-02T15:14:00Z">
        <w:r w:rsidR="006B30B5">
          <w:rPr>
            <w:rFonts w:ascii="Times New Roman" w:eastAsia="Times New Roman" w:hAnsi="Times New Roman" w:cs="Times New Roman"/>
          </w:rPr>
          <w:t xml:space="preserve">involve </w:t>
        </w:r>
      </w:ins>
      <w:ins w:id="154" w:author="Eliza Peterson" w:date="2019-02-02T16:55:00Z">
        <w:r w:rsidR="00F72DB1">
          <w:rPr>
            <w:rFonts w:ascii="Times New Roman" w:eastAsia="Times New Roman" w:hAnsi="Times New Roman" w:cs="Times New Roman"/>
          </w:rPr>
          <w:t xml:space="preserve">complex regulatory dynamics </w:t>
        </w:r>
      </w:ins>
      <w:ins w:id="155" w:author="Eliza Peterson" w:date="2019-02-04T10:23:00Z">
        <w:r w:rsidR="007C66F4">
          <w:rPr>
            <w:rFonts w:ascii="Times New Roman" w:eastAsia="Times New Roman" w:hAnsi="Times New Roman" w:cs="Times New Roman"/>
          </w:rPr>
          <w:t>comprising</w:t>
        </w:r>
      </w:ins>
      <w:ins w:id="156" w:author="Eliza Peterson" w:date="2019-02-02T15:14:00Z">
        <w:r w:rsidR="006B30B5">
          <w:rPr>
            <w:rFonts w:ascii="Times New Roman" w:eastAsia="Times New Roman" w:hAnsi="Times New Roman" w:cs="Times New Roman"/>
          </w:rPr>
          <w:t xml:space="preserve"> feedforward loop</w:t>
        </w:r>
      </w:ins>
      <w:ins w:id="157" w:author="Eliza Peterson" w:date="2019-02-04T10:23:00Z">
        <w:r w:rsidR="007C66F4">
          <w:rPr>
            <w:rFonts w:ascii="Times New Roman" w:eastAsia="Times New Roman" w:hAnsi="Times New Roman" w:cs="Times New Roman"/>
          </w:rPr>
          <w:t xml:space="preserve"> motif</w:t>
        </w:r>
      </w:ins>
      <w:ins w:id="158" w:author="Eliza Peterson" w:date="2019-02-02T15:14:00Z">
        <w:r w:rsidR="006B30B5">
          <w:rPr>
            <w:rFonts w:ascii="Times New Roman" w:eastAsia="Times New Roman" w:hAnsi="Times New Roman" w:cs="Times New Roman"/>
          </w:rPr>
          <w:t xml:space="preserve">s, </w:t>
        </w:r>
      </w:ins>
      <w:ins w:id="159" w:author="Eliza Peterson" w:date="2019-02-02T15:19:00Z">
        <w:r w:rsidR="006037BF">
          <w:rPr>
            <w:rFonts w:ascii="Times New Roman" w:eastAsia="Times New Roman" w:hAnsi="Times New Roman" w:cs="Times New Roman"/>
          </w:rPr>
          <w:t>which</w:t>
        </w:r>
      </w:ins>
      <w:ins w:id="160" w:author="Eliza Peterson" w:date="2019-02-02T15:17:00Z">
        <w:r w:rsidR="006B30B5">
          <w:rPr>
            <w:rFonts w:ascii="Times New Roman" w:eastAsia="Times New Roman" w:hAnsi="Times New Roman" w:cs="Times New Roman"/>
          </w:rPr>
          <w:t xml:space="preserve"> we </w:t>
        </w:r>
      </w:ins>
      <w:ins w:id="161" w:author="Eliza Peterson" w:date="2019-02-02T15:14:00Z">
        <w:r w:rsidR="006B30B5">
          <w:rPr>
            <w:rFonts w:ascii="Times New Roman" w:eastAsia="Times New Roman" w:hAnsi="Times New Roman" w:cs="Times New Roman"/>
          </w:rPr>
          <w:t>describe later</w:t>
        </w:r>
      </w:ins>
      <w:ins w:id="162" w:author="Eliza Peterson" w:date="2019-02-02T15:17:00Z">
        <w:r w:rsidR="006B30B5">
          <w:rPr>
            <w:rFonts w:ascii="Times New Roman" w:eastAsia="Times New Roman" w:hAnsi="Times New Roman" w:cs="Times New Roman"/>
          </w:rPr>
          <w:t xml:space="preserve"> on</w:t>
        </w:r>
      </w:ins>
      <w:ins w:id="163" w:author="Eliza Peterson" w:date="2019-02-02T15:15:00Z">
        <w:r w:rsidR="006B30B5">
          <w:rPr>
            <w:rFonts w:ascii="Times New Roman" w:eastAsia="Times New Roman" w:hAnsi="Times New Roman" w:cs="Times New Roman"/>
          </w:rPr>
          <w:t xml:space="preserve">. </w:t>
        </w:r>
      </w:ins>
    </w:p>
    <w:p w14:paraId="54832412" w14:textId="1A475A4F" w:rsidR="00175CD2" w:rsidDel="008B1758" w:rsidRDefault="00175CD2" w:rsidP="003406F1">
      <w:pPr>
        <w:widowControl w:val="0"/>
        <w:ind w:firstLine="720"/>
        <w:contextualSpacing w:val="0"/>
        <w:jc w:val="both"/>
        <w:rPr>
          <w:del w:id="164" w:author="Eliza Peterson" w:date="2019-02-02T14:55:00Z"/>
          <w:rFonts w:ascii="Times New Roman" w:eastAsia="Times New Roman" w:hAnsi="Times New Roman" w:cs="Times New Roman"/>
        </w:rPr>
      </w:pPr>
    </w:p>
    <w:p w14:paraId="666EF9BD" w14:textId="1255D82E" w:rsidR="00ED53B1" w:rsidRDefault="00E656DB" w:rsidP="004E3791">
      <w:pPr>
        <w:widowControl w:val="0"/>
        <w:ind w:firstLine="720"/>
        <w:contextualSpacing w:val="0"/>
        <w:jc w:val="both"/>
        <w:rPr>
          <w:rFonts w:ascii="Times New Roman" w:eastAsia="Times New Roman" w:hAnsi="Times New Roman" w:cs="Times New Roman"/>
        </w:rPr>
      </w:pPr>
      <w:r>
        <w:rPr>
          <w:rFonts w:ascii="Times New Roman" w:eastAsia="Times New Roman" w:hAnsi="Times New Roman" w:cs="Times New Roman"/>
        </w:rPr>
        <w:t>G</w:t>
      </w:r>
      <w:r w:rsidR="003329AC">
        <w:rPr>
          <w:rFonts w:ascii="Times New Roman" w:eastAsia="Times New Roman" w:hAnsi="Times New Roman" w:cs="Times New Roman"/>
        </w:rPr>
        <w:t xml:space="preserve">enes </w:t>
      </w:r>
      <w:r>
        <w:rPr>
          <w:rFonts w:ascii="Times New Roman" w:eastAsia="Times New Roman" w:hAnsi="Times New Roman" w:cs="Times New Roman"/>
        </w:rPr>
        <w:t>associated to</w:t>
      </w:r>
      <w:r w:rsidR="003329AC">
        <w:rPr>
          <w:rFonts w:ascii="Times New Roman" w:eastAsia="Times New Roman" w:hAnsi="Times New Roman" w:cs="Times New Roman"/>
        </w:rPr>
        <w:t xml:space="preserve"> the </w:t>
      </w:r>
      <w:r>
        <w:rPr>
          <w:rFonts w:ascii="Times New Roman" w:eastAsia="Times New Roman" w:hAnsi="Times New Roman" w:cs="Times New Roman"/>
        </w:rPr>
        <w:t xml:space="preserve">transition </w:t>
      </w:r>
      <w:r w:rsidR="003329AC">
        <w:rPr>
          <w:rFonts w:ascii="Times New Roman" w:eastAsia="Times New Roman" w:hAnsi="Times New Roman" w:cs="Times New Roman"/>
        </w:rPr>
        <w:t>state</w:t>
      </w:r>
      <w:r w:rsidR="0027729B">
        <w:rPr>
          <w:rFonts w:ascii="Times New Roman" w:eastAsia="Times New Roman" w:hAnsi="Times New Roman" w:cs="Times New Roman"/>
        </w:rPr>
        <w:t xml:space="preserve"> (DO between 43% and 4%</w:t>
      </w:r>
      <w:r>
        <w:rPr>
          <w:rFonts w:ascii="Times New Roman" w:eastAsia="Times New Roman" w:hAnsi="Times New Roman" w:cs="Times New Roman"/>
        </w:rPr>
        <w:t>)</w:t>
      </w:r>
      <w:r w:rsidR="003329AC">
        <w:rPr>
          <w:rFonts w:ascii="Times New Roman" w:eastAsia="Times New Roman" w:hAnsi="Times New Roman" w:cs="Times New Roman"/>
        </w:rPr>
        <w:t xml:space="preserve"> were enriched for</w:t>
      </w:r>
      <w:r w:rsidR="004A47BD">
        <w:rPr>
          <w:rFonts w:ascii="Times New Roman" w:eastAsia="Times New Roman" w:hAnsi="Times New Roman" w:cs="Times New Roman"/>
        </w:rPr>
        <w:t xml:space="preserve"> </w:t>
      </w:r>
      <w:r w:rsidR="003329AC">
        <w:rPr>
          <w:rFonts w:ascii="Times New Roman" w:eastAsia="Times New Roman" w:hAnsi="Times New Roman" w:cs="Times New Roman"/>
        </w:rPr>
        <w:t xml:space="preserve">growth-related </w:t>
      </w:r>
      <w:r w:rsidR="003D1C2E">
        <w:rPr>
          <w:rFonts w:ascii="Times New Roman" w:eastAsia="Times New Roman" w:hAnsi="Times New Roman" w:cs="Times New Roman"/>
        </w:rPr>
        <w:t xml:space="preserve">functions </w:t>
      </w:r>
      <w:r w:rsidR="002B5036">
        <w:rPr>
          <w:rFonts w:ascii="Times New Roman" w:eastAsia="Times New Roman" w:hAnsi="Times New Roman" w:cs="Times New Roman"/>
        </w:rPr>
        <w:t xml:space="preserve">including </w:t>
      </w:r>
      <w:r>
        <w:rPr>
          <w:rFonts w:ascii="Times New Roman" w:eastAsia="Times New Roman" w:hAnsi="Times New Roman" w:cs="Times New Roman"/>
        </w:rPr>
        <w:t>amino acid metabolism, oxidative phosphorylation</w:t>
      </w:r>
      <w:r w:rsidR="00EF5506">
        <w:rPr>
          <w:rFonts w:ascii="Times New Roman" w:eastAsia="Times New Roman" w:hAnsi="Times New Roman" w:cs="Times New Roman"/>
        </w:rPr>
        <w:t xml:space="preserve"> and translation</w:t>
      </w:r>
      <w:r w:rsidR="003329AC">
        <w:rPr>
          <w:rFonts w:ascii="Times New Roman" w:eastAsia="Times New Roman" w:hAnsi="Times New Roman" w:cs="Times New Roman"/>
        </w:rPr>
        <w:t xml:space="preserve"> (</w:t>
      </w:r>
      <w:r w:rsidR="004767D4">
        <w:rPr>
          <w:rFonts w:ascii="Times New Roman" w:eastAsia="Times New Roman" w:hAnsi="Times New Roman" w:cs="Times New Roman"/>
          <w:b/>
        </w:rPr>
        <w:t xml:space="preserve">Fig. </w:t>
      </w:r>
      <w:del w:id="165" w:author="Eliza Peterson" w:date="2019-02-02T14:56:00Z">
        <w:r w:rsidDel="003050D0">
          <w:rPr>
            <w:rFonts w:ascii="Times New Roman" w:eastAsia="Times New Roman" w:hAnsi="Times New Roman" w:cs="Times New Roman"/>
            <w:b/>
          </w:rPr>
          <w:delText xml:space="preserve">2D or </w:delText>
        </w:r>
        <w:r w:rsidR="00474DBE" w:rsidDel="003050D0">
          <w:rPr>
            <w:rFonts w:ascii="Times New Roman" w:eastAsia="Times New Roman" w:hAnsi="Times New Roman" w:cs="Times New Roman"/>
            <w:b/>
          </w:rPr>
          <w:delText>new  Fig</w:delText>
        </w:r>
        <w:r w:rsidDel="003050D0">
          <w:rPr>
            <w:rFonts w:ascii="Times New Roman" w:eastAsia="Times New Roman" w:hAnsi="Times New Roman" w:cs="Times New Roman"/>
            <w:b/>
          </w:rPr>
          <w:delText>3?</w:delText>
        </w:r>
      </w:del>
      <w:ins w:id="166" w:author="Eliza Peterson" w:date="2019-02-02T14:56:00Z">
        <w:r w:rsidR="003050D0">
          <w:rPr>
            <w:rFonts w:ascii="Times New Roman" w:eastAsia="Times New Roman" w:hAnsi="Times New Roman" w:cs="Times New Roman"/>
            <w:b/>
          </w:rPr>
          <w:t>X</w:t>
        </w:r>
      </w:ins>
      <w:r w:rsidR="003329AC">
        <w:rPr>
          <w:rFonts w:ascii="Times New Roman" w:eastAsia="Times New Roman" w:hAnsi="Times New Roman" w:cs="Times New Roman"/>
        </w:rPr>
        <w:t>)</w:t>
      </w:r>
      <w:r w:rsidR="00A46369">
        <w:rPr>
          <w:rFonts w:ascii="Times New Roman" w:eastAsia="Times New Roman" w:hAnsi="Times New Roman" w:cs="Times New Roman"/>
        </w:rPr>
        <w:t xml:space="preserve">. </w:t>
      </w:r>
      <w:del w:id="167" w:author="Eliza Peterson" w:date="2019-02-04T10:27:00Z">
        <w:r w:rsidDel="0099675E">
          <w:rPr>
            <w:rFonts w:ascii="Times New Roman" w:eastAsia="Times New Roman" w:hAnsi="Times New Roman" w:cs="Times New Roman"/>
          </w:rPr>
          <w:delText>Interestingly</w:delText>
        </w:r>
      </w:del>
      <w:ins w:id="168" w:author="Eliza Peterson" w:date="2019-02-04T10:27:00Z">
        <w:r w:rsidR="0099675E">
          <w:rPr>
            <w:rFonts w:ascii="Times New Roman" w:eastAsia="Times New Roman" w:hAnsi="Times New Roman" w:cs="Times New Roman"/>
          </w:rPr>
          <w:t xml:space="preserve">In stage </w:t>
        </w:r>
        <w:proofErr w:type="spellStart"/>
        <w:r w:rsidR="0099675E">
          <w:rPr>
            <w:rFonts w:ascii="Times New Roman" w:eastAsia="Times New Roman" w:hAnsi="Times New Roman" w:cs="Times New Roman"/>
          </w:rPr>
          <w:t>Ia</w:t>
        </w:r>
      </w:ins>
      <w:proofErr w:type="spellEnd"/>
      <w:ins w:id="169" w:author="Eliza Peterson" w:date="2019-02-04T10:36:00Z">
        <w:r w:rsidR="00491282">
          <w:rPr>
            <w:rFonts w:ascii="Times New Roman" w:eastAsia="Times New Roman" w:hAnsi="Times New Roman" w:cs="Times New Roman"/>
          </w:rPr>
          <w:t xml:space="preserve"> hypoxia</w:t>
        </w:r>
      </w:ins>
      <w:r>
        <w:rPr>
          <w:rFonts w:ascii="Times New Roman" w:eastAsia="Times New Roman" w:hAnsi="Times New Roman" w:cs="Times New Roman"/>
        </w:rPr>
        <w:t xml:space="preserve">, ATP synthase and genes involved in electron transport chain and lipid metabolism were highly </w:t>
      </w:r>
      <w:ins w:id="170" w:author="Eliza Peterson" w:date="2019-02-04T10:27:00Z">
        <w:r w:rsidR="0099675E">
          <w:rPr>
            <w:rFonts w:ascii="Times New Roman" w:eastAsia="Times New Roman" w:hAnsi="Times New Roman" w:cs="Times New Roman"/>
          </w:rPr>
          <w:t xml:space="preserve">enriched and </w:t>
        </w:r>
      </w:ins>
      <w:ins w:id="171" w:author="Eliza Peterson" w:date="2019-02-04T10:28:00Z">
        <w:r w:rsidR="0099675E">
          <w:rPr>
            <w:rFonts w:ascii="Times New Roman" w:eastAsia="Times New Roman" w:hAnsi="Times New Roman" w:cs="Times New Roman"/>
          </w:rPr>
          <w:t>expressed</w:t>
        </w:r>
      </w:ins>
      <w:del w:id="172" w:author="Eliza Peterson" w:date="2019-02-04T10:27:00Z">
        <w:r w:rsidDel="0099675E">
          <w:rPr>
            <w:rFonts w:ascii="Times New Roman" w:eastAsia="Times New Roman" w:hAnsi="Times New Roman" w:cs="Times New Roman"/>
          </w:rPr>
          <w:delText>expressed and enriched in stage I</w:delText>
        </w:r>
        <w:r w:rsidR="003406F1" w:rsidDel="0099675E">
          <w:rPr>
            <w:rFonts w:ascii="Times New Roman" w:eastAsia="Times New Roman" w:hAnsi="Times New Roman" w:cs="Times New Roman"/>
          </w:rPr>
          <w:delText>a</w:delText>
        </w:r>
        <w:r w:rsidDel="0099675E">
          <w:rPr>
            <w:rFonts w:ascii="Times New Roman" w:eastAsia="Times New Roman" w:hAnsi="Times New Roman" w:cs="Times New Roman"/>
          </w:rPr>
          <w:delText xml:space="preserve"> hypoxia</w:delText>
        </w:r>
      </w:del>
      <w:r>
        <w:rPr>
          <w:rFonts w:ascii="Times New Roman" w:eastAsia="Times New Roman" w:hAnsi="Times New Roman" w:cs="Times New Roman"/>
        </w:rPr>
        <w:t xml:space="preserve">, even more so than in </w:t>
      </w:r>
      <w:proofErr w:type="spellStart"/>
      <w:r>
        <w:rPr>
          <w:rFonts w:ascii="Times New Roman" w:eastAsia="Times New Roman" w:hAnsi="Times New Roman" w:cs="Times New Roman"/>
        </w:rPr>
        <w:t>normoxia</w:t>
      </w:r>
      <w:proofErr w:type="spellEnd"/>
      <w:r>
        <w:rPr>
          <w:rFonts w:ascii="Times New Roman" w:eastAsia="Times New Roman" w:hAnsi="Times New Roman" w:cs="Times New Roman"/>
        </w:rPr>
        <w:t>. Furthermore, these metabolic genes were then significantly down regulated during stage II hypoxia (</w:t>
      </w:r>
      <w:r w:rsidRPr="003D5299">
        <w:rPr>
          <w:rFonts w:ascii="Times New Roman" w:eastAsia="Times New Roman" w:hAnsi="Times New Roman" w:cs="Times New Roman"/>
          <w:highlight w:val="yellow"/>
        </w:rPr>
        <w:t xml:space="preserve">need </w:t>
      </w:r>
      <w:r w:rsidRPr="00794601">
        <w:rPr>
          <w:rFonts w:ascii="Times New Roman" w:eastAsia="Times New Roman" w:hAnsi="Times New Roman" w:cs="Times New Roman"/>
          <w:b/>
          <w:highlight w:val="yellow"/>
        </w:rPr>
        <w:t>Fig S</w:t>
      </w:r>
      <w:ins w:id="173" w:author="Eliza Peterson" w:date="2019-02-04T10:28:00Z">
        <w:r w:rsidR="0099675E">
          <w:rPr>
            <w:rFonts w:ascii="Times New Roman" w:eastAsia="Times New Roman" w:hAnsi="Times New Roman" w:cs="Times New Roman"/>
            <w:b/>
            <w:highlight w:val="yellow"/>
          </w:rPr>
          <w:t>X</w:t>
        </w:r>
      </w:ins>
      <w:del w:id="174" w:author="Eliza Peterson" w:date="2019-02-04T10:28:00Z">
        <w:r w:rsidRPr="00794601" w:rsidDel="0099675E">
          <w:rPr>
            <w:rFonts w:ascii="Times New Roman" w:eastAsia="Times New Roman" w:hAnsi="Times New Roman" w:cs="Times New Roman"/>
            <w:b/>
            <w:highlight w:val="yellow"/>
          </w:rPr>
          <w:delText>4</w:delText>
        </w:r>
      </w:del>
      <w:r>
        <w:rPr>
          <w:rFonts w:ascii="Times New Roman" w:eastAsia="Times New Roman" w:hAnsi="Times New Roman" w:cs="Times New Roman"/>
        </w:rPr>
        <w:t xml:space="preserve">). This indicates that stage </w:t>
      </w:r>
      <w:proofErr w:type="spellStart"/>
      <w:proofErr w:type="gramStart"/>
      <w:r>
        <w:rPr>
          <w:rFonts w:ascii="Times New Roman" w:eastAsia="Times New Roman" w:hAnsi="Times New Roman" w:cs="Times New Roman"/>
        </w:rPr>
        <w:t>I</w:t>
      </w:r>
      <w:r w:rsidR="003406F1">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w:t>
      </w:r>
      <w:del w:id="175" w:author="Eliza Peterson" w:date="2019-02-04T10:37:00Z">
        <w:r w:rsidDel="00491282">
          <w:rPr>
            <w:rFonts w:ascii="Times New Roman" w:eastAsia="Times New Roman" w:hAnsi="Times New Roman" w:cs="Times New Roman"/>
          </w:rPr>
          <w:delText xml:space="preserve">hypoxia </w:delText>
        </w:r>
      </w:del>
      <w:r>
        <w:rPr>
          <w:rFonts w:ascii="Times New Roman" w:eastAsia="Times New Roman" w:hAnsi="Times New Roman" w:cs="Times New Roman"/>
        </w:rPr>
        <w:t>is a transient but active metabolic state that may exist for MTB to metabolically prepare itself for what could be a more long-term and metabolically quiescent stage II hypoxia.</w:t>
      </w:r>
      <w:r w:rsidR="003406F1">
        <w:rPr>
          <w:rFonts w:ascii="Times New Roman" w:eastAsia="Times New Roman" w:hAnsi="Times New Roman" w:cs="Times New Roman"/>
        </w:rPr>
        <w:t xml:space="preserve"> </w:t>
      </w:r>
      <w:r w:rsidR="00970F51">
        <w:rPr>
          <w:rFonts w:ascii="Times New Roman" w:eastAsia="Times New Roman" w:hAnsi="Times New Roman" w:cs="Times New Roman"/>
        </w:rPr>
        <w:t>S</w:t>
      </w:r>
      <w:r w:rsidR="00EF5506">
        <w:rPr>
          <w:rFonts w:ascii="Times New Roman" w:eastAsia="Times New Roman" w:hAnsi="Times New Roman" w:cs="Times New Roman"/>
        </w:rPr>
        <w:t xml:space="preserve">tage </w:t>
      </w:r>
      <w:proofErr w:type="spellStart"/>
      <w:proofErr w:type="gramStart"/>
      <w:r w:rsidR="00EF5506">
        <w:rPr>
          <w:rFonts w:ascii="Times New Roman" w:eastAsia="Times New Roman" w:hAnsi="Times New Roman" w:cs="Times New Roman"/>
        </w:rPr>
        <w:t>I</w:t>
      </w:r>
      <w:r>
        <w:rPr>
          <w:rFonts w:ascii="Times New Roman" w:eastAsia="Times New Roman" w:hAnsi="Times New Roman" w:cs="Times New Roman"/>
        </w:rPr>
        <w:t>b</w:t>
      </w:r>
      <w:proofErr w:type="spellEnd"/>
      <w:proofErr w:type="gramEnd"/>
      <w:r w:rsidR="00EF5506">
        <w:rPr>
          <w:rFonts w:ascii="Times New Roman" w:eastAsia="Times New Roman" w:hAnsi="Times New Roman" w:cs="Times New Roman"/>
        </w:rPr>
        <w:t xml:space="preserve"> </w:t>
      </w:r>
      <w:r w:rsidR="003D1C2E">
        <w:rPr>
          <w:rFonts w:ascii="Times New Roman" w:eastAsia="Times New Roman" w:hAnsi="Times New Roman" w:cs="Times New Roman"/>
        </w:rPr>
        <w:t xml:space="preserve">genes </w:t>
      </w:r>
      <w:r w:rsidR="003329AC">
        <w:rPr>
          <w:rFonts w:ascii="Times New Roman" w:eastAsia="Times New Roman" w:hAnsi="Times New Roman" w:cs="Times New Roman"/>
        </w:rPr>
        <w:t>we</w:t>
      </w:r>
      <w:r w:rsidR="003D1C2E">
        <w:rPr>
          <w:rFonts w:ascii="Times New Roman" w:eastAsia="Times New Roman" w:hAnsi="Times New Roman" w:cs="Times New Roman"/>
        </w:rPr>
        <w:t xml:space="preserve">re enriched in </w:t>
      </w:r>
      <w:r w:rsidR="00A46369">
        <w:rPr>
          <w:rFonts w:ascii="Times New Roman" w:eastAsia="Times New Roman" w:hAnsi="Times New Roman" w:cs="Times New Roman"/>
        </w:rPr>
        <w:t>stress response genes, indicating the bacteria is sensing</w:t>
      </w:r>
      <w:r>
        <w:rPr>
          <w:rFonts w:ascii="Times New Roman" w:eastAsia="Times New Roman" w:hAnsi="Times New Roman" w:cs="Times New Roman"/>
        </w:rPr>
        <w:t xml:space="preserve"> and adapting to</w:t>
      </w:r>
      <w:r w:rsidR="00A46369">
        <w:rPr>
          <w:rFonts w:ascii="Times New Roman" w:eastAsia="Times New Roman" w:hAnsi="Times New Roman" w:cs="Times New Roman"/>
        </w:rPr>
        <w:t xml:space="preserve"> the anaerobic environment. </w:t>
      </w:r>
      <w:r w:rsidR="00EF5506">
        <w:rPr>
          <w:rFonts w:ascii="Times New Roman" w:eastAsia="Times New Roman" w:hAnsi="Times New Roman" w:cs="Times New Roman"/>
        </w:rPr>
        <w:t xml:space="preserve">In </w:t>
      </w:r>
      <w:r w:rsidR="003C36AD">
        <w:rPr>
          <w:rFonts w:ascii="Times New Roman" w:eastAsia="Times New Roman" w:hAnsi="Times New Roman" w:cs="Times New Roman"/>
        </w:rPr>
        <w:t>stage II hypoxia</w:t>
      </w:r>
      <w:r w:rsidR="00EF5506">
        <w:rPr>
          <w:rFonts w:ascii="Times New Roman" w:eastAsia="Times New Roman" w:hAnsi="Times New Roman" w:cs="Times New Roman"/>
        </w:rPr>
        <w:t>, genes essential for MTB to infiltrate</w:t>
      </w:r>
      <w:del w:id="176" w:author="Eliza Peterson" w:date="2019-02-04T10:40:00Z">
        <w:r w:rsidR="00EF5506" w:rsidDel="00491282">
          <w:rPr>
            <w:rFonts w:ascii="Times New Roman" w:eastAsia="Times New Roman" w:hAnsi="Times New Roman" w:cs="Times New Roman"/>
          </w:rPr>
          <w:delText xml:space="preserve"> the</w:delText>
        </w:r>
      </w:del>
      <w:r w:rsidR="00EF5506">
        <w:rPr>
          <w:rFonts w:ascii="Times New Roman" w:eastAsia="Times New Roman" w:hAnsi="Times New Roman" w:cs="Times New Roman"/>
        </w:rPr>
        <w:t xml:space="preserve"> host </w:t>
      </w:r>
      <w:ins w:id="177" w:author="Eliza Peterson" w:date="2019-02-04T10:40:00Z">
        <w:r w:rsidR="00491282">
          <w:rPr>
            <w:rFonts w:ascii="Times New Roman" w:eastAsia="Times New Roman" w:hAnsi="Times New Roman" w:cs="Times New Roman"/>
          </w:rPr>
          <w:t>cell</w:t>
        </w:r>
      </w:ins>
      <w:del w:id="178" w:author="Eliza Peterson" w:date="2019-02-04T10:40:00Z">
        <w:r w:rsidR="00EF5506" w:rsidDel="00491282">
          <w:rPr>
            <w:rFonts w:ascii="Times New Roman" w:eastAsia="Times New Roman" w:hAnsi="Times New Roman" w:cs="Times New Roman"/>
          </w:rPr>
          <w:delText>macrophage</w:delText>
        </w:r>
      </w:del>
      <w:r w:rsidR="00EF5506">
        <w:rPr>
          <w:rFonts w:ascii="Times New Roman" w:eastAsia="Times New Roman" w:hAnsi="Times New Roman" w:cs="Times New Roman"/>
        </w:rPr>
        <w:t xml:space="preserve">s </w:t>
      </w:r>
      <w:ins w:id="179" w:author="Eliza Peterson" w:date="2019-02-04T10:40:00Z">
        <w:r w:rsidR="00491282">
          <w:rPr>
            <w:rFonts w:ascii="Times New Roman" w:eastAsia="Times New Roman" w:hAnsi="Times New Roman" w:cs="Times New Roman"/>
          </w:rPr>
          <w:t>we</w:t>
        </w:r>
      </w:ins>
      <w:del w:id="180" w:author="Eliza Peterson" w:date="2019-02-04T10:40:00Z">
        <w:r w:rsidR="00EF5506" w:rsidDel="00491282">
          <w:rPr>
            <w:rFonts w:ascii="Times New Roman" w:eastAsia="Times New Roman" w:hAnsi="Times New Roman" w:cs="Times New Roman"/>
          </w:rPr>
          <w:delText>a</w:delText>
        </w:r>
      </w:del>
      <w:r w:rsidR="00EF5506">
        <w:rPr>
          <w:rFonts w:ascii="Times New Roman" w:eastAsia="Times New Roman" w:hAnsi="Times New Roman" w:cs="Times New Roman"/>
        </w:rPr>
        <w:t>re induced</w:t>
      </w:r>
      <w:r w:rsidR="00C43517">
        <w:rPr>
          <w:rFonts w:ascii="Times New Roman" w:eastAsia="Times New Roman" w:hAnsi="Times New Roman" w:cs="Times New Roman"/>
        </w:rPr>
        <w:t xml:space="preserve"> (i.e. </w:t>
      </w:r>
      <w:ins w:id="181" w:author="Eliza Peterson" w:date="2019-02-04T10:40:00Z">
        <w:r w:rsidR="00491282">
          <w:rPr>
            <w:rFonts w:ascii="Times New Roman" w:eastAsia="Times New Roman" w:hAnsi="Times New Roman" w:cs="Times New Roman"/>
          </w:rPr>
          <w:t xml:space="preserve">genes associated with </w:t>
        </w:r>
      </w:ins>
      <w:r w:rsidR="00C43517">
        <w:rPr>
          <w:rFonts w:ascii="Times New Roman" w:eastAsia="Times New Roman" w:hAnsi="Times New Roman" w:cs="Times New Roman"/>
        </w:rPr>
        <w:t>mammalian cell entry</w:t>
      </w:r>
      <w:r w:rsidR="00474DBE">
        <w:rPr>
          <w:rFonts w:ascii="Times New Roman" w:eastAsia="Times New Roman" w:hAnsi="Times New Roman" w:cs="Times New Roman"/>
        </w:rPr>
        <w:t xml:space="preserve"> category</w:t>
      </w:r>
      <w:r w:rsidR="00C43517">
        <w:rPr>
          <w:rFonts w:ascii="Times New Roman" w:eastAsia="Times New Roman" w:hAnsi="Times New Roman" w:cs="Times New Roman"/>
        </w:rPr>
        <w:t>)</w:t>
      </w:r>
      <w:r w:rsidR="00EF5506">
        <w:rPr>
          <w:rFonts w:ascii="Times New Roman" w:eastAsia="Times New Roman" w:hAnsi="Times New Roman" w:cs="Times New Roman"/>
        </w:rPr>
        <w:t xml:space="preserve">. Furthermore, genes for </w:t>
      </w:r>
      <w:r w:rsidR="00474DBE">
        <w:rPr>
          <w:rFonts w:ascii="Times New Roman" w:eastAsia="Times New Roman" w:hAnsi="Times New Roman" w:cs="Times New Roman"/>
        </w:rPr>
        <w:t>32</w:t>
      </w:r>
      <w:r w:rsidR="00C43517">
        <w:rPr>
          <w:rFonts w:ascii="Times New Roman" w:eastAsia="Times New Roman" w:hAnsi="Times New Roman" w:cs="Times New Roman"/>
        </w:rPr>
        <w:t xml:space="preserve"> </w:t>
      </w:r>
      <w:r w:rsidR="00EF5506">
        <w:rPr>
          <w:rFonts w:ascii="Times New Roman" w:eastAsia="Times New Roman" w:hAnsi="Times New Roman" w:cs="Times New Roman"/>
        </w:rPr>
        <w:t>proteins that belong to the</w:t>
      </w:r>
      <w:r w:rsidR="00832437">
        <w:rPr>
          <w:rFonts w:ascii="Times New Roman" w:eastAsia="Times New Roman" w:hAnsi="Times New Roman" w:cs="Times New Roman"/>
        </w:rPr>
        <w:t xml:space="preserve"> proline-glutamic acid (PE) and</w:t>
      </w:r>
      <w:r w:rsidR="00EF5506">
        <w:rPr>
          <w:rFonts w:ascii="Times New Roman" w:eastAsia="Times New Roman" w:hAnsi="Times New Roman" w:cs="Times New Roman"/>
        </w:rPr>
        <w:t xml:space="preserve"> </w:t>
      </w:r>
      <w:r w:rsidR="00832437">
        <w:rPr>
          <w:rFonts w:ascii="Times New Roman" w:eastAsia="Times New Roman" w:hAnsi="Times New Roman" w:cs="Times New Roman"/>
        </w:rPr>
        <w:t>proline-proline-glutamic acid (</w:t>
      </w:r>
      <w:r w:rsidR="00EF5506">
        <w:rPr>
          <w:rFonts w:ascii="Times New Roman" w:eastAsia="Times New Roman" w:hAnsi="Times New Roman" w:cs="Times New Roman"/>
        </w:rPr>
        <w:t>PPE</w:t>
      </w:r>
      <w:r w:rsidR="00832437">
        <w:rPr>
          <w:rFonts w:ascii="Times New Roman" w:eastAsia="Times New Roman" w:hAnsi="Times New Roman" w:cs="Times New Roman"/>
        </w:rPr>
        <w:t>)</w:t>
      </w:r>
      <w:r w:rsidR="00EF5506">
        <w:rPr>
          <w:rFonts w:ascii="Times New Roman" w:eastAsia="Times New Roman" w:hAnsi="Times New Roman" w:cs="Times New Roman"/>
        </w:rPr>
        <w:t xml:space="preserve"> family, w</w:t>
      </w:r>
      <w:r w:rsidR="002B5036">
        <w:rPr>
          <w:rFonts w:ascii="Times New Roman" w:eastAsia="Times New Roman" w:hAnsi="Times New Roman" w:cs="Times New Roman"/>
        </w:rPr>
        <w:t>hose functions remain largely unknown</w:t>
      </w:r>
      <w:r w:rsidR="008F5D06">
        <w:rPr>
          <w:rFonts w:ascii="Times New Roman" w:eastAsia="Times New Roman" w:hAnsi="Times New Roman" w:cs="Times New Roman"/>
        </w:rPr>
        <w:fldChar w:fldCharType="begin"/>
      </w:r>
      <w:r w:rsidR="008B1758">
        <w:rPr>
          <w:rFonts w:ascii="Times New Roman" w:eastAsia="Times New Roman" w:hAnsi="Times New Roman" w:cs="Times New Roman"/>
        </w:rPr>
        <w:instrText xml:space="preserve"> ADDIN EN.CITE &lt;EndNote&gt;&lt;Cite&gt;&lt;Author&gt;Bottai&lt;/Author&gt;&lt;Year&gt;2009&lt;/Year&gt;&lt;RecNum&gt;1510&lt;/RecNum&gt;&lt;DisplayText&gt;&lt;style face="superscript"&gt;13&lt;/style&gt;&lt;/DisplayText&gt;&lt;record&gt;&lt;rec-number&gt;1510&lt;/rec-number&gt;&lt;foreign-keys&gt;&lt;key app="EN" db-id="d2r9zze949dxtjefpfqvxrwj9ax2atddseza" timestamp="1533747459"&gt;1510&lt;/key&gt;&lt;/foreign-keys&gt;&lt;ref-type name="Journal Article"&gt;17&lt;/ref-type&gt;&lt;contributors&gt;&lt;authors&gt;&lt;author&gt;Bottai, D.&lt;/author&gt;&lt;author&gt;Brosch, R.&lt;/author&gt;&lt;/authors&gt;&lt;/contributors&gt;&lt;auth-address&gt;Dipartimento di Patologia Sperimentale, Biotecnologie Mediche, Infettivologia ed Epidemiologia, University of Pisa, Pisa, Italy.&lt;/auth-address&gt;&lt;titles&gt;&lt;title&gt;Mycobacterial PE, PPE and ESX clusters: novel insights into the secretion of these most unusual protein families&lt;/title&gt;&lt;secondary-title&gt;Mol Microbiol&lt;/secondary-title&gt;&lt;/titles&gt;&lt;periodical&gt;&lt;full-title&gt;Mol Microbiol&lt;/full-title&gt;&lt;/periodical&gt;&lt;pages&gt;325-8&lt;/pages&gt;&lt;volume&gt;73&lt;/volume&gt;&lt;number&gt;3&lt;/number&gt;&lt;keywords&gt;&lt;keyword&gt;Antigens, Bacterial/genetics&lt;/keyword&gt;&lt;keyword&gt;Bacterial Proteins/genetics/*secretion&lt;/keyword&gt;&lt;keyword&gt;Genome, Bacterial&lt;/keyword&gt;&lt;keyword&gt;Membrane Proteins/genetics/*secretion&lt;/keyword&gt;&lt;keyword&gt;Mycobacterium marinum/genetics/*metabolism&lt;/keyword&gt;&lt;keyword&gt;Secretory Pathway&lt;/keyword&gt;&lt;/keywords&gt;&lt;dates&gt;&lt;year&gt;2009&lt;/year&gt;&lt;pub-dates&gt;&lt;date&gt;Aug&lt;/date&gt;&lt;/pub-dates&gt;&lt;/dates&gt;&lt;isbn&gt;1365-2958 (Electronic)&amp;#xD;0950-382X (Linking)&lt;/isbn&gt;&lt;accession-num&gt;19602151&lt;/accession-num&gt;&lt;urls&gt;&lt;related-urls&gt;&lt;url&gt;https://www.ncbi.nlm.nih.gov/pubmed/19602151&lt;/url&gt;&lt;/related-urls&gt;&lt;/urls&gt;&lt;electronic-resource-num&gt;10.1111/j.1365-2958.2009.06784.x&lt;/electronic-resource-num&gt;&lt;/record&gt;&lt;/Cite&gt;&lt;/EndNote&gt;</w:instrText>
      </w:r>
      <w:r w:rsidR="008F5D06">
        <w:rPr>
          <w:rFonts w:ascii="Times New Roman" w:eastAsia="Times New Roman" w:hAnsi="Times New Roman" w:cs="Times New Roman"/>
        </w:rPr>
        <w:fldChar w:fldCharType="separate"/>
      </w:r>
      <w:r w:rsidR="008B1758" w:rsidRPr="008B1758">
        <w:rPr>
          <w:rFonts w:ascii="Times New Roman" w:eastAsia="Times New Roman" w:hAnsi="Times New Roman" w:cs="Times New Roman"/>
          <w:noProof/>
          <w:vertAlign w:val="superscript"/>
        </w:rPr>
        <w:t>13</w:t>
      </w:r>
      <w:r w:rsidR="008F5D06">
        <w:rPr>
          <w:rFonts w:ascii="Times New Roman" w:eastAsia="Times New Roman" w:hAnsi="Times New Roman" w:cs="Times New Roman"/>
        </w:rPr>
        <w:fldChar w:fldCharType="end"/>
      </w:r>
      <w:r w:rsidR="00EF5506">
        <w:rPr>
          <w:rFonts w:ascii="Times New Roman" w:eastAsia="Times New Roman" w:hAnsi="Times New Roman" w:cs="Times New Roman"/>
        </w:rPr>
        <w:t xml:space="preserve"> </w:t>
      </w:r>
      <w:ins w:id="182" w:author="Eliza Peterson" w:date="2019-02-04T10:29:00Z">
        <w:r w:rsidR="0099675E">
          <w:rPr>
            <w:rFonts w:ascii="Times New Roman" w:eastAsia="Times New Roman" w:hAnsi="Times New Roman" w:cs="Times New Roman"/>
          </w:rPr>
          <w:t>we</w:t>
        </w:r>
      </w:ins>
      <w:del w:id="183" w:author="Eliza Peterson" w:date="2019-02-04T10:29:00Z">
        <w:r w:rsidR="00EF5506" w:rsidDel="0099675E">
          <w:rPr>
            <w:rFonts w:ascii="Times New Roman" w:eastAsia="Times New Roman" w:hAnsi="Times New Roman" w:cs="Times New Roman"/>
          </w:rPr>
          <w:delText>a</w:delText>
        </w:r>
      </w:del>
      <w:r w:rsidR="002B5036">
        <w:rPr>
          <w:rFonts w:ascii="Times New Roman" w:eastAsia="Times New Roman" w:hAnsi="Times New Roman" w:cs="Times New Roman"/>
        </w:rPr>
        <w:t>re up-regulated. These PPE family proteins</w:t>
      </w:r>
      <w:r w:rsidR="00EF5506">
        <w:rPr>
          <w:rFonts w:ascii="Times New Roman" w:eastAsia="Times New Roman" w:hAnsi="Times New Roman" w:cs="Times New Roman"/>
        </w:rPr>
        <w:t xml:space="preserve"> have been proposed to </w:t>
      </w:r>
      <w:r w:rsidR="00916206">
        <w:rPr>
          <w:rFonts w:ascii="Times New Roman" w:eastAsia="Times New Roman" w:hAnsi="Times New Roman" w:cs="Times New Roman"/>
        </w:rPr>
        <w:t>modulate the host’s immune response</w:t>
      </w:r>
      <w:r w:rsidR="009939DA">
        <w:rPr>
          <w:rFonts w:ascii="Times New Roman" w:eastAsia="Times New Roman" w:hAnsi="Times New Roman" w:cs="Times New Roman"/>
        </w:rPr>
        <w:fldChar w:fldCharType="begin">
          <w:fldData xml:space="preserve">PEVuZE5vdGU+PENpdGU+PEF1dGhvcj5UaXdhcmk8L0F1dGhvcj48WWVhcj4yMDEyPC9ZZWFyPjxS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</w:fldData>
        </w:fldChar>
      </w:r>
      <w:r w:rsidR="008B1758">
        <w:rPr>
          <w:rFonts w:ascii="Times New Roman" w:eastAsia="Times New Roman" w:hAnsi="Times New Roman" w:cs="Times New Roman"/>
        </w:rPr>
        <w:instrText xml:space="preserve"> ADDIN EN.CITE </w:instrText>
      </w:r>
      <w:r w:rsidR="008B1758">
        <w:rPr>
          <w:rFonts w:ascii="Times New Roman" w:eastAsia="Times New Roman" w:hAnsi="Times New Roman" w:cs="Times New Roman"/>
        </w:rPr>
        <w:fldChar w:fldCharType="begin">
          <w:fldData xml:space="preserve">PEVuZE5vdGU+PENpdGU+PEF1dGhvcj5UaXdhcmk8L0F1dGhvcj48WWVhcj4yMDEyPC9ZZWFyPjxS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</w:fldData>
        </w:fldChar>
      </w:r>
      <w:r w:rsidR="008B1758">
        <w:rPr>
          <w:rFonts w:ascii="Times New Roman" w:eastAsia="Times New Roman" w:hAnsi="Times New Roman" w:cs="Times New Roman"/>
        </w:rPr>
        <w:instrText xml:space="preserve"> ADDIN EN.CITE.DATA </w:instrText>
      </w:r>
      <w:r w:rsidR="008B1758">
        <w:rPr>
          <w:rFonts w:ascii="Times New Roman" w:eastAsia="Times New Roman" w:hAnsi="Times New Roman" w:cs="Times New Roman"/>
        </w:rPr>
      </w:r>
      <w:r w:rsidR="008B1758">
        <w:rPr>
          <w:rFonts w:ascii="Times New Roman" w:eastAsia="Times New Roman" w:hAnsi="Times New Roman" w:cs="Times New Roman"/>
        </w:rPr>
        <w:fldChar w:fldCharType="end"/>
      </w:r>
      <w:r w:rsidR="009939DA">
        <w:rPr>
          <w:rFonts w:ascii="Times New Roman" w:eastAsia="Times New Roman" w:hAnsi="Times New Roman" w:cs="Times New Roman"/>
        </w:rPr>
      </w:r>
      <w:r w:rsidR="009939DA">
        <w:rPr>
          <w:rFonts w:ascii="Times New Roman" w:eastAsia="Times New Roman" w:hAnsi="Times New Roman" w:cs="Times New Roman"/>
        </w:rPr>
        <w:fldChar w:fldCharType="separate"/>
      </w:r>
      <w:r w:rsidR="008B1758" w:rsidRPr="008B1758">
        <w:rPr>
          <w:rFonts w:ascii="Times New Roman" w:eastAsia="Times New Roman" w:hAnsi="Times New Roman" w:cs="Times New Roman"/>
          <w:noProof/>
          <w:vertAlign w:val="superscript"/>
        </w:rPr>
        <w:t>14</w:t>
      </w:r>
      <w:r w:rsidR="009939DA">
        <w:rPr>
          <w:rFonts w:ascii="Times New Roman" w:eastAsia="Times New Roman" w:hAnsi="Times New Roman" w:cs="Times New Roman"/>
        </w:rPr>
        <w:fldChar w:fldCharType="end"/>
      </w:r>
      <w:r w:rsidR="00916206">
        <w:rPr>
          <w:rFonts w:ascii="Times New Roman" w:eastAsia="Times New Roman" w:hAnsi="Times New Roman" w:cs="Times New Roman"/>
        </w:rPr>
        <w:t xml:space="preserve">, </w:t>
      </w:r>
      <w:r w:rsidR="00EF5506">
        <w:rPr>
          <w:rFonts w:ascii="Times New Roman" w:eastAsia="Times New Roman" w:hAnsi="Times New Roman" w:cs="Times New Roman"/>
        </w:rPr>
        <w:t>g</w:t>
      </w:r>
      <w:r w:rsidR="002B5036">
        <w:rPr>
          <w:rFonts w:ascii="Times New Roman" w:eastAsia="Times New Roman" w:hAnsi="Times New Roman" w:cs="Times New Roman"/>
        </w:rPr>
        <w:t>enerate antigenic variation</w:t>
      </w:r>
      <w:r w:rsidR="008F5D06">
        <w:rPr>
          <w:rFonts w:ascii="Times New Roman" w:eastAsia="Times New Roman" w:hAnsi="Times New Roman" w:cs="Times New Roman"/>
        </w:rPr>
        <w:fldChar w:fldCharType="begin">
          <w:fldData xml:space="preserve">PEVuZE5vdGU+PENpdGU+PEF1dGhvcj5Db2xlPC9BdXRob3I+PFllYXI+MTk5ODwvWWVhcj48UmVj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</w:fldData>
        </w:fldChar>
      </w:r>
      <w:r w:rsidR="008B1758">
        <w:rPr>
          <w:rFonts w:ascii="Times New Roman" w:eastAsia="Times New Roman" w:hAnsi="Times New Roman" w:cs="Times New Roman"/>
        </w:rPr>
        <w:instrText xml:space="preserve"> ADDIN EN.CITE </w:instrText>
      </w:r>
      <w:r w:rsidR="008B1758">
        <w:rPr>
          <w:rFonts w:ascii="Times New Roman" w:eastAsia="Times New Roman" w:hAnsi="Times New Roman" w:cs="Times New Roman"/>
        </w:rPr>
        <w:fldChar w:fldCharType="begin">
          <w:fldData xml:space="preserve">PEVuZE5vdGU+PENpdGU+PEF1dGhvcj5Db2xlPC9BdXRob3I+PFllYXI+MTk5ODwvWWVhcj48UmVj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</w:fldData>
        </w:fldChar>
      </w:r>
      <w:r w:rsidR="008B1758">
        <w:rPr>
          <w:rFonts w:ascii="Times New Roman" w:eastAsia="Times New Roman" w:hAnsi="Times New Roman" w:cs="Times New Roman"/>
        </w:rPr>
        <w:instrText xml:space="preserve"> ADDIN EN.CITE.DATA </w:instrText>
      </w:r>
      <w:r w:rsidR="008B1758">
        <w:rPr>
          <w:rFonts w:ascii="Times New Roman" w:eastAsia="Times New Roman" w:hAnsi="Times New Roman" w:cs="Times New Roman"/>
        </w:rPr>
      </w:r>
      <w:r w:rsidR="008B1758">
        <w:rPr>
          <w:rFonts w:ascii="Times New Roman" w:eastAsia="Times New Roman" w:hAnsi="Times New Roman" w:cs="Times New Roman"/>
        </w:rPr>
        <w:fldChar w:fldCharType="end"/>
      </w:r>
      <w:r w:rsidR="008F5D06">
        <w:rPr>
          <w:rFonts w:ascii="Times New Roman" w:eastAsia="Times New Roman" w:hAnsi="Times New Roman" w:cs="Times New Roman"/>
        </w:rPr>
      </w:r>
      <w:r w:rsidR="008F5D06">
        <w:rPr>
          <w:rFonts w:ascii="Times New Roman" w:eastAsia="Times New Roman" w:hAnsi="Times New Roman" w:cs="Times New Roman"/>
        </w:rPr>
        <w:fldChar w:fldCharType="separate"/>
      </w:r>
      <w:r w:rsidR="008B1758" w:rsidRPr="008B1758">
        <w:rPr>
          <w:rFonts w:ascii="Times New Roman" w:eastAsia="Times New Roman" w:hAnsi="Times New Roman" w:cs="Times New Roman"/>
          <w:noProof/>
          <w:vertAlign w:val="superscript"/>
        </w:rPr>
        <w:t>15</w:t>
      </w:r>
      <w:r w:rsidR="008F5D06">
        <w:rPr>
          <w:rFonts w:ascii="Times New Roman" w:eastAsia="Times New Roman" w:hAnsi="Times New Roman" w:cs="Times New Roman"/>
        </w:rPr>
        <w:fldChar w:fldCharType="end"/>
      </w:r>
      <w:r w:rsidR="001738A5">
        <w:rPr>
          <w:rFonts w:ascii="Times New Roman" w:eastAsia="Times New Roman" w:hAnsi="Times New Roman" w:cs="Times New Roman"/>
        </w:rPr>
        <w:t xml:space="preserve"> </w:t>
      </w:r>
      <w:r w:rsidR="002B5036">
        <w:rPr>
          <w:rFonts w:ascii="Times New Roman" w:eastAsia="Times New Roman" w:hAnsi="Times New Roman" w:cs="Times New Roman"/>
        </w:rPr>
        <w:t>and</w:t>
      </w:r>
      <w:r w:rsidR="00EF5506">
        <w:rPr>
          <w:rFonts w:ascii="Times New Roman" w:eastAsia="Times New Roman" w:hAnsi="Times New Roman" w:cs="Times New Roman"/>
        </w:rPr>
        <w:t xml:space="preserve"> </w:t>
      </w:r>
      <w:r w:rsidR="00970F51">
        <w:rPr>
          <w:rFonts w:ascii="Times New Roman" w:eastAsia="Times New Roman" w:hAnsi="Times New Roman" w:cs="Times New Roman"/>
        </w:rPr>
        <w:t xml:space="preserve">were </w:t>
      </w:r>
      <w:r w:rsidR="00F9798F">
        <w:rPr>
          <w:rFonts w:ascii="Times New Roman" w:eastAsia="Times New Roman" w:hAnsi="Times New Roman" w:cs="Times New Roman"/>
        </w:rPr>
        <w:t xml:space="preserve">shown to be </w:t>
      </w:r>
      <w:r w:rsidR="00EF5506">
        <w:rPr>
          <w:rFonts w:ascii="Times New Roman" w:eastAsia="Times New Roman" w:hAnsi="Times New Roman" w:cs="Times New Roman"/>
        </w:rPr>
        <w:t>secreted by MTB’s Type VII secretion system</w:t>
      </w:r>
      <w:r w:rsidR="001738A5">
        <w:rPr>
          <w:rFonts w:ascii="Times New Roman" w:eastAsia="Times New Roman" w:hAnsi="Times New Roman" w:cs="Times New Roman"/>
        </w:rPr>
        <w:fldChar w:fldCharType="begin"/>
      </w:r>
      <w:r w:rsidR="008B1758">
        <w:rPr>
          <w:rFonts w:ascii="Times New Roman" w:eastAsia="Times New Roman" w:hAnsi="Times New Roman" w:cs="Times New Roman"/>
        </w:rPr>
        <w:instrText xml:space="preserve"> ADDIN EN.CITE &lt;EndNote&gt;&lt;Cite&gt;&lt;Author&gt;Abdallah&lt;/Author&gt;&lt;Year&gt;2008&lt;/Year&gt;&lt;RecNum&gt;1512&lt;/RecNum&gt;&lt;DisplayText&gt;&lt;style face="superscript"&gt;16&lt;/style&gt;&lt;/DisplayText&gt;&lt;record&gt;&lt;rec-number&gt;1512&lt;/rec-number&gt;&lt;foreign-keys&gt;&lt;key app="EN" db-id="d2r9zze949dxtjefpfqvxrwj9ax2atddseza" timestamp="1533747577"&gt;1512&lt;/key&gt;&lt;/foreign-keys&gt;&lt;ref-type name="Journal Article"&gt;17&lt;/ref-type&gt;&lt;contributors&gt;&lt;authors&gt;&lt;author&gt;Abdallah, A. M.&lt;/author&gt;&lt;author&gt;Savage, N. D.&lt;/author&gt;&lt;author&gt;van Zon, M.&lt;/author&gt;&lt;author&gt;Wilson, L.&lt;/author&gt;&lt;author&gt;Vandenbroucke-Grauls, C. M.&lt;/author&gt;&lt;author&gt;van der Wel, N. N.&lt;/author&gt;&lt;author&gt;Ottenhoff, T. H.&lt;/author&gt;&lt;author&gt;Bitter, W.&lt;/author&gt;&lt;/authors&gt;&lt;/contributors&gt;&lt;auth-address&gt;Department of Medical Microbiology and Infection Control, VU University Medical Centre, Amsterdam, The Netherlands.&lt;/auth-address&gt;&lt;titles&gt;&lt;title&gt;The ESX-5 secretion system of Mycobacterium marinum modulates the macrophage response&lt;/title&gt;&lt;secondary-title&gt;J Immunol&lt;/secondary-title&gt;&lt;/titles&gt;&lt;periodical&gt;&lt;full-title&gt;J Immunol&lt;/full-title&gt;&lt;/periodical&gt;&lt;pages&gt;7166-75&lt;/pages&gt;&lt;volume&gt;181&lt;/volume&gt;&lt;number&gt;10&lt;/number&gt;&lt;keywords&gt;&lt;keyword&gt;Bacterial Proteins/*immunology/metabolism&lt;/keyword&gt;&lt;keyword&gt;Carrier Proteins/immunology&lt;/keyword&gt;&lt;keyword&gt;Cells, Cultured&lt;/keyword&gt;&lt;keyword&gt;Cytokines/biosynthesis&lt;/keyword&gt;&lt;keyword&gt;Humans&lt;/keyword&gt;&lt;keyword&gt;Immunoblotting&lt;/keyword&gt;&lt;keyword&gt;Macrophages/*immunology/*microbiology&lt;/keyword&gt;&lt;keyword&gt;Mycobacterium Infections, Nontuberculous/*immunology&lt;/keyword&gt;&lt;keyword&gt;Mycobacterium marinum/*pathogenicity&lt;/keyword&gt;&lt;keyword&gt;Virulence Factors/*immunology/metabolism&lt;/keyword&gt;&lt;/keywords&gt;&lt;dates&gt;&lt;year&gt;2008&lt;/year&gt;&lt;pub-dates&gt;&lt;date&gt;Nov 15&lt;/date&gt;&lt;/pub-dates&gt;&lt;/dates&gt;&lt;isbn&gt;1550-6606 (Electronic)&amp;#xD;0022-1767 (Linking)&lt;/isbn&gt;&lt;accession-num&gt;18981138&lt;/accession-num&gt;&lt;urls&gt;&lt;related-urls&gt;&lt;url&gt;https://www.ncbi.nlm.nih.gov/pubmed/18981138&lt;/url&gt;&lt;/related-urls&gt;&lt;/urls&gt;&lt;/record&gt;&lt;/Cite&gt;&lt;/EndNote&gt;</w:instrText>
      </w:r>
      <w:r w:rsidR="001738A5">
        <w:rPr>
          <w:rFonts w:ascii="Times New Roman" w:eastAsia="Times New Roman" w:hAnsi="Times New Roman" w:cs="Times New Roman"/>
        </w:rPr>
        <w:fldChar w:fldCharType="separate"/>
      </w:r>
      <w:r w:rsidR="008B1758" w:rsidRPr="008B1758">
        <w:rPr>
          <w:rFonts w:ascii="Times New Roman" w:eastAsia="Times New Roman" w:hAnsi="Times New Roman" w:cs="Times New Roman"/>
          <w:noProof/>
          <w:vertAlign w:val="superscript"/>
        </w:rPr>
        <w:t>16</w:t>
      </w:r>
      <w:r w:rsidR="001738A5">
        <w:rPr>
          <w:rFonts w:ascii="Times New Roman" w:eastAsia="Times New Roman" w:hAnsi="Times New Roman" w:cs="Times New Roman"/>
        </w:rPr>
        <w:fldChar w:fldCharType="end"/>
      </w:r>
      <w:r w:rsidR="00EF5506">
        <w:rPr>
          <w:rFonts w:ascii="Times New Roman" w:eastAsia="Times New Roman" w:hAnsi="Times New Roman" w:cs="Times New Roman"/>
        </w:rPr>
        <w:t xml:space="preserve">. </w:t>
      </w:r>
      <w:r w:rsidR="00F9798F">
        <w:rPr>
          <w:rFonts w:ascii="Times New Roman" w:eastAsia="Times New Roman" w:hAnsi="Times New Roman" w:cs="Times New Roman"/>
        </w:rPr>
        <w:t>Interestingly</w:t>
      </w:r>
      <w:r w:rsidR="00EF5506">
        <w:rPr>
          <w:rFonts w:ascii="Times New Roman" w:eastAsia="Times New Roman" w:hAnsi="Times New Roman" w:cs="Times New Roman"/>
        </w:rPr>
        <w:t xml:space="preserve">, genes encoding the components of the Type VII secretion system </w:t>
      </w:r>
      <w:ins w:id="184" w:author="Eliza Peterson" w:date="2019-02-04T10:41:00Z">
        <w:r w:rsidR="00491282">
          <w:rPr>
            <w:rFonts w:ascii="Times New Roman" w:eastAsia="Times New Roman" w:hAnsi="Times New Roman" w:cs="Times New Roman"/>
          </w:rPr>
          <w:t>we</w:t>
        </w:r>
      </w:ins>
      <w:del w:id="185" w:author="Eliza Peterson" w:date="2019-02-04T10:41:00Z">
        <w:r w:rsidR="00EF5506" w:rsidDel="00491282">
          <w:rPr>
            <w:rFonts w:ascii="Times New Roman" w:eastAsia="Times New Roman" w:hAnsi="Times New Roman" w:cs="Times New Roman"/>
          </w:rPr>
          <w:delText>a</w:delText>
        </w:r>
      </w:del>
      <w:r w:rsidR="00EF5506">
        <w:rPr>
          <w:rFonts w:ascii="Times New Roman" w:eastAsia="Times New Roman" w:hAnsi="Times New Roman" w:cs="Times New Roman"/>
        </w:rPr>
        <w:t>re rapidly activated as soon as MTB shift</w:t>
      </w:r>
      <w:ins w:id="186" w:author="Eliza Peterson" w:date="2019-02-04T10:41:00Z">
        <w:r w:rsidR="00491282">
          <w:rPr>
            <w:rFonts w:ascii="Times New Roman" w:eastAsia="Times New Roman" w:hAnsi="Times New Roman" w:cs="Times New Roman"/>
          </w:rPr>
          <w:t>ed</w:t>
        </w:r>
      </w:ins>
      <w:del w:id="187" w:author="Eliza Peterson" w:date="2019-02-04T10:41:00Z">
        <w:r w:rsidR="00EF5506" w:rsidDel="00491282">
          <w:rPr>
            <w:rFonts w:ascii="Times New Roman" w:eastAsia="Times New Roman" w:hAnsi="Times New Roman" w:cs="Times New Roman"/>
          </w:rPr>
          <w:delText>s</w:delText>
        </w:r>
      </w:del>
      <w:r w:rsidR="00EF5506">
        <w:rPr>
          <w:rFonts w:ascii="Times New Roman" w:eastAsia="Times New Roman" w:hAnsi="Times New Roman" w:cs="Times New Roman"/>
        </w:rPr>
        <w:t xml:space="preserve"> from </w:t>
      </w:r>
      <w:r w:rsidR="003C36AD">
        <w:rPr>
          <w:rFonts w:ascii="Times New Roman" w:eastAsia="Times New Roman" w:hAnsi="Times New Roman" w:cs="Times New Roman"/>
        </w:rPr>
        <w:t>stage II hypoxia</w:t>
      </w:r>
      <w:r w:rsidR="00EF5506">
        <w:rPr>
          <w:rFonts w:ascii="Times New Roman" w:eastAsia="Times New Roman" w:hAnsi="Times New Roman" w:cs="Times New Roman"/>
        </w:rPr>
        <w:t xml:space="preserve"> into </w:t>
      </w:r>
      <w:r w:rsidR="000F512B">
        <w:rPr>
          <w:rFonts w:ascii="Times New Roman" w:eastAsia="Times New Roman" w:hAnsi="Times New Roman" w:cs="Times New Roman"/>
        </w:rPr>
        <w:t>resuscitation</w:t>
      </w:r>
      <w:r w:rsidR="00EF5506">
        <w:rPr>
          <w:rFonts w:ascii="Times New Roman" w:eastAsia="Times New Roman" w:hAnsi="Times New Roman" w:cs="Times New Roman"/>
        </w:rPr>
        <w:t xml:space="preserve">, minutes after </w:t>
      </w:r>
      <w:r w:rsidR="000F512B">
        <w:rPr>
          <w:rFonts w:ascii="Times New Roman" w:eastAsia="Times New Roman" w:hAnsi="Times New Roman" w:cs="Times New Roman"/>
        </w:rPr>
        <w:t xml:space="preserve">air </w:t>
      </w:r>
      <w:proofErr w:type="gramStart"/>
      <w:ins w:id="188" w:author="Eliza Peterson" w:date="2019-02-04T10:41:00Z">
        <w:r w:rsidR="00491282">
          <w:rPr>
            <w:rFonts w:ascii="Times New Roman" w:eastAsia="Times New Roman" w:hAnsi="Times New Roman" w:cs="Times New Roman"/>
          </w:rPr>
          <w:t>wa</w:t>
        </w:r>
      </w:ins>
      <w:proofErr w:type="gramEnd"/>
      <w:del w:id="189" w:author="Eliza Peterson" w:date="2019-02-04T10:41:00Z">
        <w:r w:rsidR="000F512B" w:rsidDel="00491282">
          <w:rPr>
            <w:rFonts w:ascii="Times New Roman" w:eastAsia="Times New Roman" w:hAnsi="Times New Roman" w:cs="Times New Roman"/>
          </w:rPr>
          <w:delText>i</w:delText>
        </w:r>
      </w:del>
      <w:r w:rsidR="000F512B">
        <w:rPr>
          <w:rFonts w:ascii="Times New Roman" w:eastAsia="Times New Roman" w:hAnsi="Times New Roman" w:cs="Times New Roman"/>
        </w:rPr>
        <w:t xml:space="preserve">s introduced back into </w:t>
      </w:r>
      <w:r w:rsidR="00EF5506">
        <w:rPr>
          <w:rFonts w:ascii="Times New Roman" w:eastAsia="Times New Roman" w:hAnsi="Times New Roman" w:cs="Times New Roman"/>
        </w:rPr>
        <w:t>t</w:t>
      </w:r>
      <w:r w:rsidR="000F512B">
        <w:rPr>
          <w:rFonts w:ascii="Times New Roman" w:eastAsia="Times New Roman" w:hAnsi="Times New Roman" w:cs="Times New Roman"/>
        </w:rPr>
        <w:t>he culture</w:t>
      </w:r>
      <w:r w:rsidR="00EF5506">
        <w:rPr>
          <w:rFonts w:ascii="Times New Roman" w:eastAsia="Times New Roman" w:hAnsi="Times New Roman" w:cs="Times New Roman"/>
        </w:rPr>
        <w:t xml:space="preserve">. In addition, </w:t>
      </w:r>
      <w:r w:rsidR="00EF1CFD">
        <w:rPr>
          <w:rFonts w:ascii="Times New Roman" w:eastAsia="Times New Roman" w:hAnsi="Times New Roman" w:cs="Times New Roman"/>
        </w:rPr>
        <w:t xml:space="preserve">proteases, </w:t>
      </w:r>
      <w:r w:rsidR="00EF5506">
        <w:rPr>
          <w:rFonts w:ascii="Times New Roman" w:eastAsia="Times New Roman" w:hAnsi="Times New Roman" w:cs="Times New Roman"/>
        </w:rPr>
        <w:t xml:space="preserve">transposases and insertion </w:t>
      </w:r>
      <w:proofErr w:type="gramStart"/>
      <w:r w:rsidR="00EF5506">
        <w:rPr>
          <w:rFonts w:ascii="Times New Roman" w:eastAsia="Times New Roman" w:hAnsi="Times New Roman" w:cs="Times New Roman"/>
        </w:rPr>
        <w:t>seq</w:t>
      </w:r>
      <w:r w:rsidR="000F512B">
        <w:rPr>
          <w:rFonts w:ascii="Times New Roman" w:eastAsia="Times New Roman" w:hAnsi="Times New Roman" w:cs="Times New Roman"/>
        </w:rPr>
        <w:t>uences</w:t>
      </w:r>
      <w:proofErr w:type="gramEnd"/>
      <w:r w:rsidR="000F512B">
        <w:rPr>
          <w:rFonts w:ascii="Times New Roman" w:eastAsia="Times New Roman" w:hAnsi="Times New Roman" w:cs="Times New Roman"/>
        </w:rPr>
        <w:t xml:space="preserve"> </w:t>
      </w:r>
      <w:ins w:id="190" w:author="Eliza Peterson" w:date="2019-02-04T10:41:00Z">
        <w:r w:rsidR="00491282">
          <w:rPr>
            <w:rFonts w:ascii="Times New Roman" w:eastAsia="Times New Roman" w:hAnsi="Times New Roman" w:cs="Times New Roman"/>
          </w:rPr>
          <w:t>we</w:t>
        </w:r>
      </w:ins>
      <w:del w:id="191" w:author="Eliza Peterson" w:date="2019-02-04T10:41:00Z">
        <w:r w:rsidR="000F512B" w:rsidDel="00491282">
          <w:rPr>
            <w:rFonts w:ascii="Times New Roman" w:eastAsia="Times New Roman" w:hAnsi="Times New Roman" w:cs="Times New Roman"/>
          </w:rPr>
          <w:delText>a</w:delText>
        </w:r>
      </w:del>
      <w:r w:rsidR="000F512B">
        <w:rPr>
          <w:rFonts w:ascii="Times New Roman" w:eastAsia="Times New Roman" w:hAnsi="Times New Roman" w:cs="Times New Roman"/>
        </w:rPr>
        <w:t xml:space="preserve">re </w:t>
      </w:r>
      <w:ins w:id="192" w:author="Eliza Peterson" w:date="2019-02-04T10:30:00Z">
        <w:r w:rsidR="0099675E">
          <w:rPr>
            <w:rFonts w:ascii="Times New Roman" w:eastAsia="Times New Roman" w:hAnsi="Times New Roman" w:cs="Times New Roman"/>
          </w:rPr>
          <w:t xml:space="preserve">enriched and </w:t>
        </w:r>
      </w:ins>
      <w:r w:rsidR="000F512B">
        <w:rPr>
          <w:rFonts w:ascii="Times New Roman" w:eastAsia="Times New Roman" w:hAnsi="Times New Roman" w:cs="Times New Roman"/>
        </w:rPr>
        <w:t>activated in</w:t>
      </w:r>
      <w:r w:rsidR="00474DBE">
        <w:rPr>
          <w:rFonts w:ascii="Times New Roman" w:eastAsia="Times New Roman" w:hAnsi="Times New Roman" w:cs="Times New Roman"/>
        </w:rPr>
        <w:t xml:space="preserve"> the</w:t>
      </w:r>
      <w:r w:rsidR="000F512B">
        <w:rPr>
          <w:rFonts w:ascii="Times New Roman" w:eastAsia="Times New Roman" w:hAnsi="Times New Roman" w:cs="Times New Roman"/>
        </w:rPr>
        <w:t xml:space="preserve"> resuscitation</w:t>
      </w:r>
      <w:r w:rsidR="00474DBE">
        <w:rPr>
          <w:rFonts w:ascii="Times New Roman" w:eastAsia="Times New Roman" w:hAnsi="Times New Roman" w:cs="Times New Roman"/>
        </w:rPr>
        <w:t xml:space="preserve"> state</w:t>
      </w:r>
      <w:del w:id="193" w:author="Eliza Peterson" w:date="2019-02-04T10:30:00Z">
        <w:r w:rsidR="002C1617" w:rsidDel="0099675E">
          <w:rPr>
            <w:rFonts w:ascii="Times New Roman" w:eastAsia="Times New Roman" w:hAnsi="Times New Roman" w:cs="Times New Roman"/>
          </w:rPr>
          <w:delText xml:space="preserve"> (Fig SX)</w:delText>
        </w:r>
      </w:del>
      <w:r w:rsidR="00EF5506">
        <w:rPr>
          <w:rFonts w:ascii="Times New Roman" w:eastAsia="Times New Roman" w:hAnsi="Times New Roman" w:cs="Times New Roman"/>
        </w:rPr>
        <w:t>.</w:t>
      </w:r>
      <w:r w:rsidR="00F9798F">
        <w:rPr>
          <w:rFonts w:ascii="Times New Roman" w:eastAsia="Times New Roman" w:hAnsi="Times New Roman" w:cs="Times New Roman"/>
        </w:rPr>
        <w:t xml:space="preserve"> It is possible that </w:t>
      </w:r>
      <w:r w:rsidR="003C36AD">
        <w:rPr>
          <w:rFonts w:ascii="Times New Roman" w:eastAsia="Times New Roman" w:hAnsi="Times New Roman" w:cs="Times New Roman"/>
        </w:rPr>
        <w:t>stage II hypoxia</w:t>
      </w:r>
      <w:r w:rsidR="00F9798F">
        <w:rPr>
          <w:rFonts w:ascii="Times New Roman" w:eastAsia="Times New Roman" w:hAnsi="Times New Roman" w:cs="Times New Roman"/>
        </w:rPr>
        <w:t xml:space="preserve"> not only engenders quiescence in MTB, but also sequesters a collection of PPE pro</w:t>
      </w:r>
      <w:r w:rsidR="000F512B">
        <w:rPr>
          <w:rFonts w:ascii="Times New Roman" w:eastAsia="Times New Roman" w:hAnsi="Times New Roman" w:cs="Times New Roman"/>
        </w:rPr>
        <w:t>teins in anticipation of resuscitation</w:t>
      </w:r>
      <w:r w:rsidR="00F9798F">
        <w:rPr>
          <w:rFonts w:ascii="Times New Roman" w:eastAsia="Times New Roman" w:hAnsi="Times New Roman" w:cs="Times New Roman"/>
        </w:rPr>
        <w:t xml:space="preserve">. Upon </w:t>
      </w:r>
      <w:r w:rsidR="000F512B">
        <w:rPr>
          <w:rFonts w:ascii="Times New Roman" w:eastAsia="Times New Roman" w:hAnsi="Times New Roman" w:cs="Times New Roman"/>
        </w:rPr>
        <w:t>resuscitation</w:t>
      </w:r>
      <w:r w:rsidR="00F9798F">
        <w:rPr>
          <w:rFonts w:ascii="Times New Roman" w:eastAsia="Times New Roman" w:hAnsi="Times New Roman" w:cs="Times New Roman"/>
        </w:rPr>
        <w:t xml:space="preserve">, MTB may strategically avert immune recognition through antigenic heterogeneity (via Type VII secretion of PPE proteins), and simultaneously reorganize its genome to increase its chances for </w:t>
      </w:r>
      <w:r w:rsidR="007476A8">
        <w:rPr>
          <w:rFonts w:ascii="Times New Roman" w:eastAsia="Times New Roman" w:hAnsi="Times New Roman" w:cs="Times New Roman"/>
        </w:rPr>
        <w:t>survival and transmission to a new host</w:t>
      </w:r>
    </w:p>
    <w:p w14:paraId="5B9BA1F2" w14:textId="31DF22D1" w:rsidR="009E66F1" w:rsidRDefault="00FA2563" w:rsidP="009E06BF">
      <w:pPr>
        <w:widowControl w:val="0"/>
        <w:ind w:firstLine="720"/>
        <w:contextualSpacing w:val="0"/>
        <w:jc w:val="both"/>
        <w:rPr>
          <w:ins w:id="194" w:author="Eliza Peterson" w:date="2019-02-06T16:16:00Z"/>
          <w:rFonts w:ascii="Times New Roman" w:eastAsia="Times New Roman" w:hAnsi="Times New Roman" w:cs="Times New Roman"/>
        </w:rPr>
      </w:pPr>
      <w:ins w:id="195" w:author="Eliza Peterson" w:date="2019-02-04T10:49:00Z">
        <w:r>
          <w:rPr>
            <w:rFonts w:ascii="Times New Roman" w:eastAsia="Times New Roman" w:hAnsi="Times New Roman" w:cs="Times New Roman"/>
          </w:rPr>
          <w:t xml:space="preserve">Using the full </w:t>
        </w:r>
      </w:ins>
      <w:del w:id="196" w:author="Eliza Peterson" w:date="2019-02-04T10:50:00Z">
        <w:r w:rsidR="00E354C2" w:rsidDel="00FA2563">
          <w:rPr>
            <w:rFonts w:ascii="Times New Roman" w:eastAsia="Times New Roman" w:hAnsi="Times New Roman" w:cs="Times New Roman"/>
          </w:rPr>
          <w:delText>A</w:delText>
        </w:r>
      </w:del>
      <w:del w:id="197" w:author="Eliza Peterson" w:date="2019-02-04T10:49:00Z">
        <w:r w:rsidR="00557189" w:rsidDel="00FA2563">
          <w:rPr>
            <w:rFonts w:ascii="Times New Roman" w:eastAsia="Times New Roman" w:hAnsi="Times New Roman" w:cs="Times New Roman"/>
          </w:rPr>
          <w:delText xml:space="preserve">nalysis of </w:delText>
        </w:r>
      </w:del>
      <w:r w:rsidR="00557189">
        <w:rPr>
          <w:rFonts w:ascii="Times New Roman" w:eastAsia="Times New Roman" w:hAnsi="Times New Roman" w:cs="Times New Roman"/>
        </w:rPr>
        <w:t xml:space="preserve">expression </w:t>
      </w:r>
      <w:del w:id="198" w:author="Eliza Peterson" w:date="2019-02-04T10:55:00Z">
        <w:r w:rsidR="00557189" w:rsidDel="00FA2563">
          <w:rPr>
            <w:rFonts w:ascii="Times New Roman" w:eastAsia="Times New Roman" w:hAnsi="Times New Roman" w:cs="Times New Roman"/>
          </w:rPr>
          <w:delText>profile</w:delText>
        </w:r>
      </w:del>
      <w:ins w:id="199" w:author="Eliza Peterson" w:date="2019-02-04T10:51:00Z">
        <w:r>
          <w:rPr>
            <w:rFonts w:ascii="Times New Roman" w:eastAsia="Times New Roman" w:hAnsi="Times New Roman" w:cs="Times New Roman"/>
          </w:rPr>
          <w:t>dataset</w:t>
        </w:r>
      </w:ins>
      <w:ins w:id="200" w:author="Eliza Peterson" w:date="2019-02-04T10:50:00Z">
        <w:r>
          <w:rPr>
            <w:rFonts w:ascii="Times New Roman" w:eastAsia="Times New Roman" w:hAnsi="Times New Roman" w:cs="Times New Roman"/>
          </w:rPr>
          <w:t xml:space="preserve">, we </w:t>
        </w:r>
      </w:ins>
      <w:ins w:id="201" w:author="Eliza Peterson" w:date="2019-02-06T13:11:00Z">
        <w:r w:rsidR="006E2292">
          <w:rPr>
            <w:rFonts w:ascii="Times New Roman" w:eastAsia="Times New Roman" w:hAnsi="Times New Roman" w:cs="Times New Roman"/>
          </w:rPr>
          <w:t xml:space="preserve">also </w:t>
        </w:r>
      </w:ins>
      <w:ins w:id="202" w:author="Eliza Peterson" w:date="2019-02-04T10:50:00Z">
        <w:r>
          <w:rPr>
            <w:rFonts w:ascii="Times New Roman" w:eastAsia="Times New Roman" w:hAnsi="Times New Roman" w:cs="Times New Roman"/>
          </w:rPr>
          <w:t>analyzed changes in</w:t>
        </w:r>
      </w:ins>
      <w:del w:id="203" w:author="Eliza Peterson" w:date="2019-02-04T10:50:00Z">
        <w:r w:rsidR="00557189" w:rsidDel="00FA2563">
          <w:rPr>
            <w:rFonts w:ascii="Times New Roman" w:eastAsia="Times New Roman" w:hAnsi="Times New Roman" w:cs="Times New Roman"/>
          </w:rPr>
          <w:delText xml:space="preserve"> of</w:delText>
        </w:r>
      </w:del>
      <w:r w:rsidR="00557189">
        <w:rPr>
          <w:rFonts w:ascii="Times New Roman" w:eastAsia="Times New Roman" w:hAnsi="Times New Roman" w:cs="Times New Roman"/>
        </w:rPr>
        <w:t xml:space="preserve"> </w:t>
      </w:r>
      <w:r w:rsidR="00E354C2">
        <w:rPr>
          <w:rFonts w:ascii="Times New Roman" w:eastAsia="Times New Roman" w:hAnsi="Times New Roman" w:cs="Times New Roman"/>
        </w:rPr>
        <w:t>MTB</w:t>
      </w:r>
      <w:del w:id="204" w:author="Eliza Peterson" w:date="2019-02-06T13:12:00Z">
        <w:r w:rsidR="00E009A7" w:rsidDel="006E2292">
          <w:rPr>
            <w:rFonts w:ascii="Times New Roman" w:eastAsia="Times New Roman" w:hAnsi="Times New Roman" w:cs="Times New Roman"/>
          </w:rPr>
          <w:delText>’s</w:delText>
        </w:r>
      </w:del>
      <w:r w:rsidR="00E354C2">
        <w:rPr>
          <w:rFonts w:ascii="Times New Roman" w:eastAsia="Times New Roman" w:hAnsi="Times New Roman" w:cs="Times New Roman"/>
        </w:rPr>
        <w:t xml:space="preserve"> metabolic pathways</w:t>
      </w:r>
      <w:r w:rsidR="00E05C33">
        <w:rPr>
          <w:rFonts w:ascii="Times New Roman" w:eastAsia="Times New Roman" w:hAnsi="Times New Roman" w:cs="Times New Roman"/>
        </w:rPr>
        <w:t>,</w:t>
      </w:r>
      <w:r w:rsidR="00E354C2">
        <w:rPr>
          <w:rFonts w:ascii="Times New Roman" w:eastAsia="Times New Roman" w:hAnsi="Times New Roman" w:cs="Times New Roman"/>
        </w:rPr>
        <w:t xml:space="preserve"> </w:t>
      </w:r>
      <w:ins w:id="205" w:author="Eliza Peterson" w:date="2019-02-04T10:50:00Z">
        <w:r>
          <w:rPr>
            <w:rFonts w:ascii="Times New Roman" w:eastAsia="Times New Roman" w:hAnsi="Times New Roman" w:cs="Times New Roman"/>
          </w:rPr>
          <w:t xml:space="preserve">as </w:t>
        </w:r>
      </w:ins>
      <w:r w:rsidR="00557189">
        <w:rPr>
          <w:rFonts w:ascii="Times New Roman" w:eastAsia="Times New Roman" w:hAnsi="Times New Roman" w:cs="Times New Roman"/>
        </w:rPr>
        <w:t xml:space="preserve">reconstructed </w:t>
      </w:r>
      <w:r w:rsidR="00E05C33">
        <w:rPr>
          <w:rFonts w:ascii="Times New Roman" w:eastAsia="Times New Roman" w:hAnsi="Times New Roman" w:cs="Times New Roman"/>
        </w:rPr>
        <w:t xml:space="preserve">by </w:t>
      </w:r>
      <w:proofErr w:type="spellStart"/>
      <w:r w:rsidR="00E354C2">
        <w:rPr>
          <w:rFonts w:ascii="Times New Roman" w:eastAsia="Times New Roman" w:hAnsi="Times New Roman" w:cs="Times New Roman"/>
        </w:rPr>
        <w:t>Kavvas</w:t>
      </w:r>
      <w:proofErr w:type="spellEnd"/>
      <w:r w:rsidR="00E354C2">
        <w:rPr>
          <w:rFonts w:ascii="Times New Roman" w:eastAsia="Times New Roman" w:hAnsi="Times New Roman" w:cs="Times New Roman"/>
        </w:rPr>
        <w:t xml:space="preserve"> </w:t>
      </w:r>
      <w:r w:rsidR="00E354C2" w:rsidRPr="00FA2563">
        <w:rPr>
          <w:rFonts w:ascii="Times New Roman" w:eastAsia="Times New Roman" w:hAnsi="Times New Roman" w:cs="Times New Roman"/>
          <w:i/>
          <w:rPrChange w:id="206" w:author="Eliza Peterson" w:date="2019-02-04T10:55:00Z">
            <w:rPr>
              <w:rFonts w:ascii="Times New Roman" w:eastAsia="Times New Roman" w:hAnsi="Times New Roman" w:cs="Times New Roman"/>
            </w:rPr>
          </w:rPrChange>
        </w:rPr>
        <w:t>et al</w:t>
      </w:r>
      <w:del w:id="207" w:author="Eliza Peterson" w:date="2019-02-06T13:14:00Z">
        <w:r w:rsidR="00E354C2" w:rsidDel="006E2292">
          <w:rPr>
            <w:rFonts w:ascii="Times New Roman" w:eastAsia="Times New Roman" w:hAnsi="Times New Roman" w:cs="Times New Roman"/>
          </w:rPr>
          <w:delText xml:space="preserve"> (2018, BMC Systems Biology</w:delText>
        </w:r>
      </w:del>
      <w:r w:rsidR="006E2292">
        <w:rPr>
          <w:rFonts w:ascii="Times New Roman" w:eastAsia="Times New Roman" w:hAnsi="Times New Roman" w:cs="Times New Roman"/>
        </w:rPr>
        <w:fldChar w:fldCharType="begin">
          <w:fldData xml:space="preserve">PEVuZE5vdGU+PENpdGU+PEF1dGhvcj5LYXZ2YXM8L0F1dGhvcj48WWVhcj4yMDE4PC9ZZWFyPjxS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</w:fldData>
        </w:fldChar>
      </w:r>
      <w:r w:rsidR="006E2292">
        <w:rPr>
          <w:rFonts w:ascii="Times New Roman" w:eastAsia="Times New Roman" w:hAnsi="Times New Roman" w:cs="Times New Roman"/>
        </w:rPr>
        <w:instrText xml:space="preserve"> ADDIN EN.CITE </w:instrText>
      </w:r>
      <w:r w:rsidR="006E2292">
        <w:rPr>
          <w:rFonts w:ascii="Times New Roman" w:eastAsia="Times New Roman" w:hAnsi="Times New Roman" w:cs="Times New Roman"/>
        </w:rPr>
        <w:fldChar w:fldCharType="begin">
          <w:fldData xml:space="preserve">PEVuZE5vdGU+PENpdGU+PEF1dGhvcj5LYXZ2YXM8L0F1dGhvcj48WWVhcj4yMDE4PC9ZZWFyPjxS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</w:fldData>
        </w:fldChar>
      </w:r>
      <w:r w:rsidR="006E2292">
        <w:rPr>
          <w:rFonts w:ascii="Times New Roman" w:eastAsia="Times New Roman" w:hAnsi="Times New Roman" w:cs="Times New Roman"/>
        </w:rPr>
        <w:instrText xml:space="preserve"> ADDIN EN.CITE.DATA </w:instrText>
      </w:r>
      <w:r w:rsidR="006E2292">
        <w:rPr>
          <w:rFonts w:ascii="Times New Roman" w:eastAsia="Times New Roman" w:hAnsi="Times New Roman" w:cs="Times New Roman"/>
        </w:rPr>
      </w:r>
      <w:r w:rsidR="006E2292">
        <w:rPr>
          <w:rFonts w:ascii="Times New Roman" w:eastAsia="Times New Roman" w:hAnsi="Times New Roman" w:cs="Times New Roman"/>
        </w:rPr>
        <w:fldChar w:fldCharType="end"/>
      </w:r>
      <w:r w:rsidR="006E2292">
        <w:rPr>
          <w:rFonts w:ascii="Times New Roman" w:eastAsia="Times New Roman" w:hAnsi="Times New Roman" w:cs="Times New Roman"/>
        </w:rPr>
        <w:fldChar w:fldCharType="separate"/>
      </w:r>
      <w:r w:rsidR="006E2292" w:rsidRPr="006E2292">
        <w:rPr>
          <w:rFonts w:ascii="Times New Roman" w:eastAsia="Times New Roman" w:hAnsi="Times New Roman" w:cs="Times New Roman"/>
          <w:noProof/>
          <w:vertAlign w:val="superscript"/>
        </w:rPr>
        <w:t>17</w:t>
      </w:r>
      <w:r w:rsidR="006E2292">
        <w:rPr>
          <w:rFonts w:ascii="Times New Roman" w:eastAsia="Times New Roman" w:hAnsi="Times New Roman" w:cs="Times New Roman"/>
        </w:rPr>
        <w:fldChar w:fldCharType="end"/>
      </w:r>
      <w:del w:id="208" w:author="Eliza Peterson" w:date="2019-02-06T13:14:00Z">
        <w:r w:rsidR="00E354C2" w:rsidDel="006E2292">
          <w:rPr>
            <w:rFonts w:ascii="Times New Roman" w:eastAsia="Times New Roman" w:hAnsi="Times New Roman" w:cs="Times New Roman"/>
          </w:rPr>
          <w:delText>)</w:delText>
        </w:r>
      </w:del>
      <w:r w:rsidR="00E05C33">
        <w:rPr>
          <w:rFonts w:ascii="Times New Roman" w:eastAsia="Times New Roman" w:hAnsi="Times New Roman" w:cs="Times New Roman"/>
        </w:rPr>
        <w:t>,</w:t>
      </w:r>
      <w:r w:rsidR="00E354C2">
        <w:rPr>
          <w:rFonts w:ascii="Times New Roman" w:eastAsia="Times New Roman" w:hAnsi="Times New Roman" w:cs="Times New Roman"/>
        </w:rPr>
        <w:t xml:space="preserve"> along </w:t>
      </w:r>
      <w:ins w:id="209" w:author="Eliza Peterson" w:date="2019-02-04T10:51:00Z">
        <w:r>
          <w:rPr>
            <w:rFonts w:ascii="Times New Roman" w:eastAsia="Times New Roman" w:hAnsi="Times New Roman" w:cs="Times New Roman"/>
          </w:rPr>
          <w:t xml:space="preserve">the </w:t>
        </w:r>
      </w:ins>
      <w:del w:id="210" w:author="Eliza Peterson" w:date="2019-02-04T10:51:00Z">
        <w:r w:rsidR="00E354C2" w:rsidDel="00FA2563">
          <w:rPr>
            <w:rFonts w:ascii="Times New Roman" w:eastAsia="Times New Roman" w:hAnsi="Times New Roman" w:cs="Times New Roman"/>
          </w:rPr>
          <w:delText xml:space="preserve">our </w:delText>
        </w:r>
      </w:del>
      <w:r w:rsidR="00E354C2">
        <w:rPr>
          <w:rFonts w:ascii="Times New Roman" w:eastAsia="Times New Roman" w:hAnsi="Times New Roman" w:cs="Times New Roman"/>
        </w:rPr>
        <w:t>hypoxia time series</w:t>
      </w:r>
      <w:ins w:id="211" w:author="Eliza Peterson" w:date="2019-02-04T10:51:00Z">
        <w:r>
          <w:rPr>
            <w:rFonts w:ascii="Times New Roman" w:eastAsia="Times New Roman" w:hAnsi="Times New Roman" w:cs="Times New Roman"/>
          </w:rPr>
          <w:t xml:space="preserve">. </w:t>
        </w:r>
      </w:ins>
      <w:ins w:id="212" w:author="Eliza Peterson" w:date="2019-02-04T10:58:00Z">
        <w:r w:rsidR="00117626">
          <w:rPr>
            <w:rFonts w:ascii="Times New Roman" w:eastAsia="Times New Roman" w:hAnsi="Times New Roman" w:cs="Times New Roman"/>
          </w:rPr>
          <w:t>T</w:t>
        </w:r>
      </w:ins>
      <w:ins w:id="213" w:author="Eliza Peterson" w:date="2019-02-04T10:53:00Z">
        <w:r>
          <w:rPr>
            <w:rFonts w:ascii="Times New Roman" w:eastAsia="Times New Roman" w:hAnsi="Times New Roman" w:cs="Times New Roman"/>
          </w:rPr>
          <w:t xml:space="preserve">he </w:t>
        </w:r>
      </w:ins>
      <w:ins w:id="214" w:author="Eliza Peterson" w:date="2019-02-04T10:58:00Z">
        <w:r w:rsidR="00117626">
          <w:rPr>
            <w:rFonts w:ascii="Times New Roman" w:eastAsia="Times New Roman" w:hAnsi="Times New Roman" w:cs="Times New Roman"/>
          </w:rPr>
          <w:t xml:space="preserve">expression of many </w:t>
        </w:r>
      </w:ins>
      <w:ins w:id="215" w:author="Eliza Peterson" w:date="2019-02-04T10:53:00Z">
        <w:r>
          <w:rPr>
            <w:rFonts w:ascii="Times New Roman" w:eastAsia="Times New Roman" w:hAnsi="Times New Roman" w:cs="Times New Roman"/>
          </w:rPr>
          <w:t>metabolic pathways reiterated the state transitions described above (</w:t>
        </w:r>
      </w:ins>
      <w:ins w:id="216" w:author="Eliza Peterson" w:date="2019-02-04T10:54:00Z">
        <w:r w:rsidR="00117626" w:rsidRPr="000E7987">
          <w:rPr>
            <w:rFonts w:ascii="Times New Roman" w:eastAsia="Times New Roman" w:hAnsi="Times New Roman" w:cs="Times New Roman"/>
            <w:b/>
            <w:rPrChange w:id="217" w:author="Eliza Peterson" w:date="2019-02-06T13:21:00Z">
              <w:rPr>
                <w:rFonts w:ascii="Times New Roman" w:eastAsia="Times New Roman" w:hAnsi="Times New Roman" w:cs="Times New Roman"/>
              </w:rPr>
            </w:rPrChange>
          </w:rPr>
          <w:t>Fig XA-</w:t>
        </w:r>
      </w:ins>
      <w:ins w:id="218" w:author="Eliza Peterson" w:date="2019-02-06T13:21:00Z">
        <w:r w:rsidR="000E7987">
          <w:rPr>
            <w:rFonts w:ascii="Times New Roman" w:eastAsia="Times New Roman" w:hAnsi="Times New Roman" w:cs="Times New Roman"/>
            <w:b/>
          </w:rPr>
          <w:t>D</w:t>
        </w:r>
      </w:ins>
      <w:ins w:id="219" w:author="Eliza Peterson" w:date="2019-02-04T10:54:00Z">
        <w:r w:rsidR="00117626">
          <w:rPr>
            <w:rFonts w:ascii="Times New Roman" w:eastAsia="Times New Roman" w:hAnsi="Times New Roman" w:cs="Times New Roman"/>
          </w:rPr>
          <w:t>). For example,</w:t>
        </w:r>
      </w:ins>
      <w:ins w:id="220" w:author="Eliza Peterson" w:date="2019-02-04T10:56:00Z">
        <w:r w:rsidR="00117626">
          <w:rPr>
            <w:rFonts w:ascii="Times New Roman" w:eastAsia="Times New Roman" w:hAnsi="Times New Roman" w:cs="Times New Roman"/>
          </w:rPr>
          <w:t xml:space="preserve"> </w:t>
        </w:r>
      </w:ins>
      <w:del w:id="221" w:author="Eliza Peterson" w:date="2019-02-04T10:55:00Z">
        <w:r w:rsidR="00E354C2" w:rsidDel="00117626">
          <w:rPr>
            <w:rFonts w:ascii="Times New Roman" w:eastAsia="Times New Roman" w:hAnsi="Times New Roman" w:cs="Times New Roman"/>
          </w:rPr>
          <w:delText xml:space="preserve"> show</w:delText>
        </w:r>
        <w:r w:rsidR="00E009A7" w:rsidDel="00117626">
          <w:rPr>
            <w:rFonts w:ascii="Times New Roman" w:eastAsia="Times New Roman" w:hAnsi="Times New Roman" w:cs="Times New Roman"/>
          </w:rPr>
          <w:delText>s</w:delText>
        </w:r>
        <w:r w:rsidR="00E354C2" w:rsidDel="00117626">
          <w:rPr>
            <w:rFonts w:ascii="Times New Roman" w:eastAsia="Times New Roman" w:hAnsi="Times New Roman" w:cs="Times New Roman"/>
          </w:rPr>
          <w:delText xml:space="preserve"> </w:delText>
        </w:r>
      </w:del>
      <w:r w:rsidR="00D745EE">
        <w:rPr>
          <w:rFonts w:ascii="Times New Roman" w:eastAsia="Times New Roman" w:hAnsi="Times New Roman" w:cs="Times New Roman"/>
        </w:rPr>
        <w:t xml:space="preserve">significant down-regulation of genes involved in oxidative phosphorylation during </w:t>
      </w:r>
      <w:r w:rsidR="00E05C33">
        <w:rPr>
          <w:rFonts w:ascii="Times New Roman" w:eastAsia="Times New Roman" w:hAnsi="Times New Roman" w:cs="Times New Roman"/>
        </w:rPr>
        <w:t>stage II</w:t>
      </w:r>
      <w:r w:rsidR="001472B6">
        <w:rPr>
          <w:rFonts w:ascii="Times New Roman" w:eastAsia="Times New Roman" w:hAnsi="Times New Roman" w:cs="Times New Roman"/>
        </w:rPr>
        <w:t xml:space="preserve"> (</w:t>
      </w:r>
      <w:r w:rsidR="001472B6" w:rsidRPr="00D62643">
        <w:rPr>
          <w:rFonts w:ascii="Times New Roman" w:eastAsia="Times New Roman" w:hAnsi="Times New Roman" w:cs="Times New Roman"/>
          <w:b/>
        </w:rPr>
        <w:t xml:space="preserve">Fig. </w:t>
      </w:r>
      <w:ins w:id="222" w:author="Eliza Peterson" w:date="2019-02-06T13:21:00Z">
        <w:r w:rsidR="000E7987">
          <w:rPr>
            <w:rFonts w:ascii="Times New Roman" w:eastAsia="Times New Roman" w:hAnsi="Times New Roman" w:cs="Times New Roman"/>
            <w:b/>
          </w:rPr>
          <w:t>X</w:t>
        </w:r>
      </w:ins>
      <w:del w:id="223" w:author="Eliza Peterson" w:date="2019-02-06T13:21:00Z">
        <w:r w:rsidR="001472B6" w:rsidRPr="00D62643" w:rsidDel="000E7987">
          <w:rPr>
            <w:rFonts w:ascii="Times New Roman" w:eastAsia="Times New Roman" w:hAnsi="Times New Roman" w:cs="Times New Roman"/>
            <w:b/>
          </w:rPr>
          <w:delText>5</w:delText>
        </w:r>
      </w:del>
      <w:r w:rsidR="001472B6" w:rsidRPr="00D62643">
        <w:rPr>
          <w:rFonts w:ascii="Times New Roman" w:eastAsia="Times New Roman" w:hAnsi="Times New Roman" w:cs="Times New Roman"/>
          <w:b/>
        </w:rPr>
        <w:t>A</w:t>
      </w:r>
      <w:r w:rsidR="001472B6">
        <w:rPr>
          <w:rFonts w:ascii="Times New Roman" w:eastAsia="Times New Roman" w:hAnsi="Times New Roman" w:cs="Times New Roman"/>
        </w:rPr>
        <w:t>)</w:t>
      </w:r>
      <w:del w:id="224" w:author="Eliza Peterson" w:date="2019-02-04T10:56:00Z">
        <w:r w:rsidR="001472B6" w:rsidDel="00117626">
          <w:rPr>
            <w:rFonts w:ascii="Times New Roman" w:eastAsia="Times New Roman" w:hAnsi="Times New Roman" w:cs="Times New Roman"/>
          </w:rPr>
          <w:delText xml:space="preserve"> </w:delText>
        </w:r>
      </w:del>
      <w:del w:id="225" w:author="Eliza Peterson" w:date="2019-02-04T10:27:00Z">
        <w:r w:rsidR="001472B6" w:rsidDel="0099675E">
          <w:rPr>
            <w:rFonts w:ascii="Times New Roman" w:eastAsia="Times New Roman" w:hAnsi="Times New Roman" w:cs="Times New Roman"/>
          </w:rPr>
          <w:delText xml:space="preserve"> </w:delText>
        </w:r>
      </w:del>
      <w:ins w:id="226" w:author="Eliza Peterson" w:date="2019-02-04T10:56:00Z">
        <w:r w:rsidR="00117626">
          <w:rPr>
            <w:rFonts w:ascii="Times New Roman" w:eastAsia="Times New Roman" w:hAnsi="Times New Roman" w:cs="Times New Roman"/>
          </w:rPr>
          <w:t xml:space="preserve">, </w:t>
        </w:r>
      </w:ins>
      <w:del w:id="227" w:author="Eliza Peterson" w:date="2019-02-04T10:56:00Z">
        <w:r w:rsidR="00E05C33" w:rsidDel="00117626">
          <w:rPr>
            <w:rFonts w:ascii="Times New Roman" w:eastAsia="Times New Roman" w:hAnsi="Times New Roman" w:cs="Times New Roman"/>
          </w:rPr>
          <w:delText>. This</w:delText>
        </w:r>
        <w:r w:rsidR="00D745EE" w:rsidDel="00117626">
          <w:rPr>
            <w:rFonts w:ascii="Times New Roman" w:eastAsia="Times New Roman" w:hAnsi="Times New Roman" w:cs="Times New Roman"/>
          </w:rPr>
          <w:delText xml:space="preserve"> </w:delText>
        </w:r>
      </w:del>
      <w:r w:rsidR="00E05C33">
        <w:rPr>
          <w:rFonts w:ascii="Times New Roman" w:eastAsia="Times New Roman" w:hAnsi="Times New Roman" w:cs="Times New Roman"/>
        </w:rPr>
        <w:t>confirm</w:t>
      </w:r>
      <w:ins w:id="228" w:author="Eliza Peterson" w:date="2019-02-06T13:15:00Z">
        <w:r w:rsidR="006E2292">
          <w:rPr>
            <w:rFonts w:ascii="Times New Roman" w:eastAsia="Times New Roman" w:hAnsi="Times New Roman" w:cs="Times New Roman"/>
          </w:rPr>
          <w:t>ing</w:t>
        </w:r>
      </w:ins>
      <w:del w:id="229" w:author="Eliza Peterson" w:date="2019-02-04T10:56:00Z">
        <w:r w:rsidR="00E05C33" w:rsidDel="00117626">
          <w:rPr>
            <w:rFonts w:ascii="Times New Roman" w:eastAsia="Times New Roman" w:hAnsi="Times New Roman" w:cs="Times New Roman"/>
          </w:rPr>
          <w:delText>s</w:delText>
        </w:r>
      </w:del>
      <w:r w:rsidR="00D745EE">
        <w:rPr>
          <w:rFonts w:ascii="Times New Roman" w:eastAsia="Times New Roman" w:hAnsi="Times New Roman" w:cs="Times New Roman"/>
        </w:rPr>
        <w:t xml:space="preserve"> the</w:t>
      </w:r>
      <w:del w:id="230" w:author="Eliza Peterson" w:date="2019-02-04T10:58:00Z">
        <w:r w:rsidR="00D745EE" w:rsidDel="00117626">
          <w:rPr>
            <w:rFonts w:ascii="Times New Roman" w:eastAsia="Times New Roman" w:hAnsi="Times New Roman" w:cs="Times New Roman"/>
          </w:rPr>
          <w:delText xml:space="preserve"> expected</w:delText>
        </w:r>
      </w:del>
      <w:r w:rsidR="00D745EE">
        <w:rPr>
          <w:rFonts w:ascii="Times New Roman" w:eastAsia="Times New Roman" w:hAnsi="Times New Roman" w:cs="Times New Roman"/>
        </w:rPr>
        <w:t xml:space="preserve"> </w:t>
      </w:r>
      <w:del w:id="231" w:author="Eliza Peterson" w:date="2019-02-06T13:16:00Z">
        <w:r w:rsidR="00AE717E" w:rsidDel="006E2292">
          <w:rPr>
            <w:rFonts w:ascii="Times New Roman" w:eastAsia="Times New Roman" w:hAnsi="Times New Roman" w:cs="Times New Roman"/>
          </w:rPr>
          <w:delText>slowdown</w:delText>
        </w:r>
        <w:r w:rsidR="00D745EE" w:rsidDel="006E2292">
          <w:rPr>
            <w:rFonts w:ascii="Times New Roman" w:eastAsia="Times New Roman" w:hAnsi="Times New Roman" w:cs="Times New Roman"/>
          </w:rPr>
          <w:delText xml:space="preserve"> </w:delText>
        </w:r>
      </w:del>
      <w:ins w:id="232" w:author="Eliza Peterson" w:date="2019-02-06T13:16:00Z">
        <w:r w:rsidR="006E2292">
          <w:rPr>
            <w:rFonts w:ascii="Times New Roman" w:eastAsia="Times New Roman" w:hAnsi="Times New Roman" w:cs="Times New Roman"/>
          </w:rPr>
          <w:t>lo</w:t>
        </w:r>
      </w:ins>
      <w:ins w:id="233" w:author="Eliza Peterson" w:date="2019-02-06T13:17:00Z">
        <w:r w:rsidR="006E2292">
          <w:rPr>
            <w:rFonts w:ascii="Times New Roman" w:eastAsia="Times New Roman" w:hAnsi="Times New Roman" w:cs="Times New Roman"/>
          </w:rPr>
          <w:t>ss</w:t>
        </w:r>
      </w:ins>
      <w:ins w:id="234" w:author="Eliza Peterson" w:date="2019-02-06T13:16:00Z">
        <w:r w:rsidR="006E2292">
          <w:rPr>
            <w:rFonts w:ascii="Times New Roman" w:eastAsia="Times New Roman" w:hAnsi="Times New Roman" w:cs="Times New Roman"/>
          </w:rPr>
          <w:t xml:space="preserve"> </w:t>
        </w:r>
      </w:ins>
      <w:r w:rsidR="00D745EE">
        <w:rPr>
          <w:rFonts w:ascii="Times New Roman" w:eastAsia="Times New Roman" w:hAnsi="Times New Roman" w:cs="Times New Roman"/>
        </w:rPr>
        <w:t xml:space="preserve">of energy related pathways during late hypoxia. Furthermore, </w:t>
      </w:r>
      <w:ins w:id="235" w:author="Eliza Peterson" w:date="2019-02-06T13:19:00Z">
        <w:r w:rsidR="000E7987">
          <w:rPr>
            <w:rFonts w:ascii="Times New Roman" w:eastAsia="Times New Roman" w:hAnsi="Times New Roman" w:cs="Times New Roman"/>
          </w:rPr>
          <w:t>MTB’s dependency on alternative</w:t>
        </w:r>
      </w:ins>
      <w:ins w:id="236" w:author="Eliza Peterson" w:date="2019-02-06T13:20:00Z">
        <w:r w:rsidR="000E7987">
          <w:rPr>
            <w:rFonts w:ascii="Times New Roman" w:eastAsia="Times New Roman" w:hAnsi="Times New Roman" w:cs="Times New Roman"/>
          </w:rPr>
          <w:t xml:space="preserve"> </w:t>
        </w:r>
      </w:ins>
      <w:ins w:id="237" w:author="Eliza Peterson" w:date="2019-02-06T13:19:00Z">
        <w:r w:rsidR="000E7987">
          <w:rPr>
            <w:rFonts w:ascii="Times New Roman" w:eastAsia="Times New Roman" w:hAnsi="Times New Roman" w:cs="Times New Roman"/>
          </w:rPr>
          <w:t>carbon sources</w:t>
        </w:r>
      </w:ins>
      <w:ins w:id="238" w:author="Eliza Peterson" w:date="2019-02-06T13:20:00Z">
        <w:r w:rsidR="000E7987">
          <w:rPr>
            <w:rFonts w:ascii="Times New Roman" w:eastAsia="Times New Roman" w:hAnsi="Times New Roman" w:cs="Times New Roman"/>
          </w:rPr>
          <w:t xml:space="preserve"> was also observed in stage II</w:t>
        </w:r>
      </w:ins>
      <w:ins w:id="239" w:author="Eliza Peterson" w:date="2019-02-06T13:58:00Z">
        <w:r w:rsidR="004C098D">
          <w:rPr>
            <w:rFonts w:ascii="Times New Roman" w:eastAsia="Times New Roman" w:hAnsi="Times New Roman" w:cs="Times New Roman"/>
          </w:rPr>
          <w:t>,</w:t>
        </w:r>
      </w:ins>
      <w:ins w:id="240" w:author="Eliza Peterson" w:date="2019-02-06T13:23:00Z">
        <w:r w:rsidR="000E7987">
          <w:rPr>
            <w:rFonts w:ascii="Times New Roman" w:eastAsia="Times New Roman" w:hAnsi="Times New Roman" w:cs="Times New Roman"/>
          </w:rPr>
          <w:t xml:space="preserve"> with</w:t>
        </w:r>
      </w:ins>
      <w:ins w:id="241" w:author="Eliza Peterson" w:date="2019-02-06T13:20:00Z">
        <w:r w:rsidR="000E7987">
          <w:rPr>
            <w:rFonts w:ascii="Times New Roman" w:eastAsia="Times New Roman" w:hAnsi="Times New Roman" w:cs="Times New Roman"/>
          </w:rPr>
          <w:t xml:space="preserve"> significant up-regulation of genes related to cholesterol </w:t>
        </w:r>
        <w:r w:rsidR="000E7987">
          <w:rPr>
            <w:rFonts w:ascii="Times New Roman" w:eastAsia="Times New Roman" w:hAnsi="Times New Roman" w:cs="Times New Roman"/>
          </w:rPr>
          <w:lastRenderedPageBreak/>
          <w:t>degradatio</w:t>
        </w:r>
      </w:ins>
      <w:ins w:id="242" w:author="Eliza Peterson" w:date="2019-02-06T13:24:00Z">
        <w:r w:rsidR="000E7987">
          <w:rPr>
            <w:rFonts w:ascii="Times New Roman" w:eastAsia="Times New Roman" w:hAnsi="Times New Roman" w:cs="Times New Roman"/>
          </w:rPr>
          <w:t>n and</w:t>
        </w:r>
      </w:ins>
      <w:ins w:id="243" w:author="Eliza Peterson" w:date="2019-02-06T13:20:00Z">
        <w:r w:rsidR="000E7987">
          <w:rPr>
            <w:rFonts w:ascii="Times New Roman" w:eastAsia="Times New Roman" w:hAnsi="Times New Roman" w:cs="Times New Roman"/>
          </w:rPr>
          <w:t xml:space="preserve"> a simultaneou</w:t>
        </w:r>
      </w:ins>
      <w:ins w:id="244" w:author="Eliza Peterson" w:date="2019-02-06T13:21:00Z">
        <w:r w:rsidR="000E7987">
          <w:rPr>
            <w:rFonts w:ascii="Times New Roman" w:eastAsia="Times New Roman" w:hAnsi="Times New Roman" w:cs="Times New Roman"/>
          </w:rPr>
          <w:t>s down-regulation of mycolic acid biosynthesis genes (</w:t>
        </w:r>
        <w:r w:rsidR="000E7987" w:rsidRPr="000E7987">
          <w:rPr>
            <w:rFonts w:ascii="Times New Roman" w:eastAsia="Times New Roman" w:hAnsi="Times New Roman" w:cs="Times New Roman"/>
            <w:b/>
            <w:rPrChange w:id="245" w:author="Eliza Peterson" w:date="2019-02-06T13:21:00Z">
              <w:rPr>
                <w:rFonts w:ascii="Times New Roman" w:eastAsia="Times New Roman" w:hAnsi="Times New Roman" w:cs="Times New Roman"/>
              </w:rPr>
            </w:rPrChange>
          </w:rPr>
          <w:t>Fig XB-C</w:t>
        </w:r>
        <w:r w:rsidR="000E7987">
          <w:rPr>
            <w:rFonts w:ascii="Times New Roman" w:eastAsia="Times New Roman" w:hAnsi="Times New Roman" w:cs="Times New Roman"/>
          </w:rPr>
          <w:t xml:space="preserve">). </w:t>
        </w:r>
      </w:ins>
      <w:ins w:id="246" w:author="Eliza Peterson" w:date="2019-02-06T13:24:00Z">
        <w:r w:rsidR="000E7987">
          <w:rPr>
            <w:rFonts w:ascii="Times New Roman" w:eastAsia="Times New Roman" w:hAnsi="Times New Roman" w:cs="Times New Roman"/>
          </w:rPr>
          <w:t>Re-aeration of the MTB culture and</w:t>
        </w:r>
      </w:ins>
      <w:ins w:id="247" w:author="Eliza Peterson" w:date="2019-02-06T13:19:00Z">
        <w:r w:rsidR="000E7987">
          <w:rPr>
            <w:rFonts w:ascii="Times New Roman" w:eastAsia="Times New Roman" w:hAnsi="Times New Roman" w:cs="Times New Roman"/>
          </w:rPr>
          <w:t xml:space="preserve"> </w:t>
        </w:r>
      </w:ins>
      <w:del w:id="248" w:author="Eliza Peterson" w:date="2019-02-06T13:24:00Z">
        <w:r w:rsidR="00D745EE" w:rsidDel="000E7987">
          <w:rPr>
            <w:rFonts w:ascii="Times New Roman" w:eastAsia="Times New Roman" w:hAnsi="Times New Roman" w:cs="Times New Roman"/>
          </w:rPr>
          <w:delText xml:space="preserve">activation of </w:delText>
        </w:r>
      </w:del>
      <w:del w:id="249" w:author="Eliza Peterson" w:date="2019-02-04T10:31:00Z">
        <w:r w:rsidR="00D745EE" w:rsidDel="0099675E">
          <w:rPr>
            <w:rFonts w:ascii="Times New Roman" w:eastAsia="Times New Roman" w:hAnsi="Times New Roman" w:cs="Times New Roman"/>
          </w:rPr>
          <w:delText xml:space="preserve"> </w:delText>
        </w:r>
      </w:del>
      <w:del w:id="250" w:author="Eliza Peterson" w:date="2019-02-06T13:24:00Z">
        <w:r w:rsidR="00AE717E" w:rsidDel="000E7987">
          <w:rPr>
            <w:rFonts w:ascii="Times New Roman" w:eastAsia="Times New Roman" w:hAnsi="Times New Roman" w:cs="Times New Roman"/>
          </w:rPr>
          <w:delText>metabolic pathways</w:delText>
        </w:r>
        <w:r w:rsidR="00D745EE" w:rsidDel="000E7987">
          <w:rPr>
            <w:rFonts w:ascii="Times New Roman" w:eastAsia="Times New Roman" w:hAnsi="Times New Roman" w:cs="Times New Roman"/>
          </w:rPr>
          <w:delText xml:space="preserve"> to </w:delText>
        </w:r>
        <w:r w:rsidR="00AE717E" w:rsidDel="000E7987">
          <w:rPr>
            <w:rFonts w:ascii="Times New Roman" w:eastAsia="Times New Roman" w:hAnsi="Times New Roman" w:cs="Times New Roman"/>
          </w:rPr>
          <w:delText>exploit</w:delText>
        </w:r>
        <w:r w:rsidR="00E009A7" w:rsidDel="000E7987">
          <w:rPr>
            <w:rFonts w:ascii="Times New Roman" w:eastAsia="Times New Roman" w:hAnsi="Times New Roman" w:cs="Times New Roman"/>
          </w:rPr>
          <w:delText xml:space="preserve"> host’s lipids </w:delText>
        </w:r>
        <w:r w:rsidR="00D745EE" w:rsidDel="000E7987">
          <w:rPr>
            <w:rFonts w:ascii="Times New Roman" w:eastAsia="Times New Roman" w:hAnsi="Times New Roman" w:cs="Times New Roman"/>
          </w:rPr>
          <w:delText>was observed (</w:delText>
        </w:r>
        <w:r w:rsidR="00D745EE" w:rsidRPr="000256B9" w:rsidDel="000E7987">
          <w:rPr>
            <w:rFonts w:ascii="Times New Roman" w:eastAsia="Times New Roman" w:hAnsi="Times New Roman" w:cs="Times New Roman"/>
            <w:b/>
          </w:rPr>
          <w:delText>Fig. 5B-C</w:delText>
        </w:r>
        <w:r w:rsidR="00D745EE" w:rsidDel="000E7987">
          <w:rPr>
            <w:rFonts w:ascii="Times New Roman" w:eastAsia="Times New Roman" w:hAnsi="Times New Roman" w:cs="Times New Roman"/>
          </w:rPr>
          <w:delText>)</w:delText>
        </w:r>
        <w:r w:rsidR="00E009A7" w:rsidDel="000E7987">
          <w:rPr>
            <w:rFonts w:ascii="Times New Roman" w:eastAsia="Times New Roman" w:hAnsi="Times New Roman" w:cs="Times New Roman"/>
          </w:rPr>
          <w:delText xml:space="preserve">. </w:delText>
        </w:r>
        <w:r w:rsidR="00864E85" w:rsidDel="000E7987">
          <w:rPr>
            <w:rFonts w:ascii="Times New Roman" w:eastAsia="Times New Roman" w:hAnsi="Times New Roman" w:cs="Times New Roman"/>
          </w:rPr>
          <w:delText xml:space="preserve">MTB increased dependency </w:delText>
        </w:r>
        <w:r w:rsidR="002B4C7B" w:rsidDel="000E7987">
          <w:rPr>
            <w:rFonts w:ascii="Times New Roman" w:eastAsia="Times New Roman" w:hAnsi="Times New Roman" w:cs="Times New Roman"/>
          </w:rPr>
          <w:delText>on</w:delText>
        </w:r>
        <w:r w:rsidR="00864E85" w:rsidDel="000E7987">
          <w:rPr>
            <w:rFonts w:ascii="Times New Roman" w:eastAsia="Times New Roman" w:hAnsi="Times New Roman" w:cs="Times New Roman"/>
          </w:rPr>
          <w:delText xml:space="preserve"> </w:delText>
        </w:r>
        <w:r w:rsidR="00AE717E" w:rsidDel="000E7987">
          <w:rPr>
            <w:rFonts w:ascii="Times New Roman" w:eastAsia="Times New Roman" w:hAnsi="Times New Roman" w:cs="Times New Roman"/>
          </w:rPr>
          <w:delText xml:space="preserve">host’s </w:delText>
        </w:r>
        <w:r w:rsidR="00864E85" w:rsidDel="000E7987">
          <w:rPr>
            <w:rFonts w:ascii="Times New Roman" w:eastAsia="Times New Roman" w:hAnsi="Times New Roman" w:cs="Times New Roman"/>
          </w:rPr>
          <w:delText>cholesterol</w:delText>
        </w:r>
        <w:r w:rsidR="00832ABF" w:rsidDel="000E7987">
          <w:rPr>
            <w:rFonts w:ascii="Times New Roman" w:eastAsia="Times New Roman" w:hAnsi="Times New Roman" w:cs="Times New Roman"/>
          </w:rPr>
          <w:delText xml:space="preserve"> </w:delText>
        </w:r>
        <w:r w:rsidR="00AE717E" w:rsidDel="000E7987">
          <w:rPr>
            <w:rFonts w:ascii="Times New Roman" w:eastAsia="Times New Roman" w:hAnsi="Times New Roman" w:cs="Times New Roman"/>
          </w:rPr>
          <w:delText xml:space="preserve">during hypoxia (stage II) </w:delText>
        </w:r>
        <w:r w:rsidR="00832ABF" w:rsidDel="000E7987">
          <w:rPr>
            <w:rFonts w:ascii="Times New Roman" w:eastAsia="Times New Roman" w:hAnsi="Times New Roman" w:cs="Times New Roman"/>
          </w:rPr>
          <w:delText xml:space="preserve">is supported by significant up-regulation of genes related to cholesterol degradation and down-regulation of mycolic acid biosynthesis genes.  </w:delText>
        </w:r>
      </w:del>
      <w:ins w:id="251" w:author="Eliza Peterson" w:date="2019-02-06T13:24:00Z">
        <w:r w:rsidR="000E7987">
          <w:rPr>
            <w:rFonts w:ascii="Times New Roman" w:eastAsia="Times New Roman" w:hAnsi="Times New Roman" w:cs="Times New Roman"/>
          </w:rPr>
          <w:t>e</w:t>
        </w:r>
      </w:ins>
      <w:del w:id="252" w:author="Eliza Peterson" w:date="2019-02-06T13:24:00Z">
        <w:r w:rsidR="00832ABF" w:rsidDel="000E7987">
          <w:rPr>
            <w:rFonts w:ascii="Times New Roman" w:eastAsia="Times New Roman" w:hAnsi="Times New Roman" w:cs="Times New Roman"/>
          </w:rPr>
          <w:delText>E</w:delText>
        </w:r>
      </w:del>
      <w:r w:rsidR="00832ABF">
        <w:rPr>
          <w:rFonts w:ascii="Times New Roman" w:eastAsia="Times New Roman" w:hAnsi="Times New Roman" w:cs="Times New Roman"/>
        </w:rPr>
        <w:t xml:space="preserve">ntry </w:t>
      </w:r>
      <w:ins w:id="253" w:author="Eliza Peterson" w:date="2019-02-06T13:24:00Z">
        <w:r w:rsidR="000E7987">
          <w:rPr>
            <w:rFonts w:ascii="Times New Roman" w:eastAsia="Times New Roman" w:hAnsi="Times New Roman" w:cs="Times New Roman"/>
          </w:rPr>
          <w:t>in</w:t>
        </w:r>
      </w:ins>
      <w:r w:rsidR="00832ABF">
        <w:rPr>
          <w:rFonts w:ascii="Times New Roman" w:eastAsia="Times New Roman" w:hAnsi="Times New Roman" w:cs="Times New Roman"/>
        </w:rPr>
        <w:t xml:space="preserve">to </w:t>
      </w:r>
      <w:ins w:id="254" w:author="Eliza Peterson" w:date="2019-02-06T13:24:00Z">
        <w:r w:rsidR="000E7987">
          <w:rPr>
            <w:rFonts w:ascii="Times New Roman" w:eastAsia="Times New Roman" w:hAnsi="Times New Roman" w:cs="Times New Roman"/>
          </w:rPr>
          <w:t xml:space="preserve">the </w:t>
        </w:r>
      </w:ins>
      <w:r w:rsidR="00832ABF">
        <w:rPr>
          <w:rFonts w:ascii="Times New Roman" w:eastAsia="Times New Roman" w:hAnsi="Times New Roman" w:cs="Times New Roman"/>
        </w:rPr>
        <w:t>resuscitation sta</w:t>
      </w:r>
      <w:r w:rsidR="00864E85">
        <w:rPr>
          <w:rFonts w:ascii="Times New Roman" w:eastAsia="Times New Roman" w:hAnsi="Times New Roman" w:cs="Times New Roman"/>
        </w:rPr>
        <w:t xml:space="preserve">ge </w:t>
      </w:r>
      <w:del w:id="255" w:author="Eliza Peterson" w:date="2019-02-06T13:24:00Z">
        <w:r w:rsidR="00864E85" w:rsidDel="000E7987">
          <w:rPr>
            <w:rFonts w:ascii="Times New Roman" w:eastAsia="Times New Roman" w:hAnsi="Times New Roman" w:cs="Times New Roman"/>
          </w:rPr>
          <w:delText>due to re-aeration of the MT</w:delText>
        </w:r>
        <w:r w:rsidR="00832ABF" w:rsidDel="000E7987">
          <w:rPr>
            <w:rFonts w:ascii="Times New Roman" w:eastAsia="Times New Roman" w:hAnsi="Times New Roman" w:cs="Times New Roman"/>
          </w:rPr>
          <w:delText xml:space="preserve">B cultures </w:delText>
        </w:r>
      </w:del>
      <w:r w:rsidR="00832ABF">
        <w:rPr>
          <w:rFonts w:ascii="Times New Roman" w:eastAsia="Times New Roman" w:hAnsi="Times New Roman" w:cs="Times New Roman"/>
        </w:rPr>
        <w:t>reversed the</w:t>
      </w:r>
      <w:ins w:id="256" w:author="Eliza Peterson" w:date="2019-02-06T13:24:00Z">
        <w:r w:rsidR="000E7987">
          <w:rPr>
            <w:rFonts w:ascii="Times New Roman" w:eastAsia="Times New Roman" w:hAnsi="Times New Roman" w:cs="Times New Roman"/>
          </w:rPr>
          <w:t>se</w:t>
        </w:r>
      </w:ins>
      <w:r w:rsidR="00832ABF">
        <w:rPr>
          <w:rFonts w:ascii="Times New Roman" w:eastAsia="Times New Roman" w:hAnsi="Times New Roman" w:cs="Times New Roman"/>
        </w:rPr>
        <w:t xml:space="preserve"> </w:t>
      </w:r>
      <w:r w:rsidR="004E01C8">
        <w:rPr>
          <w:rFonts w:ascii="Times New Roman" w:eastAsia="Times New Roman" w:hAnsi="Times New Roman" w:cs="Times New Roman"/>
        </w:rPr>
        <w:t xml:space="preserve">expression </w:t>
      </w:r>
      <w:r w:rsidR="00864E85">
        <w:rPr>
          <w:rFonts w:ascii="Times New Roman" w:eastAsia="Times New Roman" w:hAnsi="Times New Roman" w:cs="Times New Roman"/>
        </w:rPr>
        <w:t>trends</w:t>
      </w:r>
      <w:r w:rsidR="00AE717E">
        <w:rPr>
          <w:rFonts w:ascii="Times New Roman" w:eastAsia="Times New Roman" w:hAnsi="Times New Roman" w:cs="Times New Roman"/>
        </w:rPr>
        <w:t xml:space="preserve"> of late hypoxia</w:t>
      </w:r>
      <w:r w:rsidR="004E01C8">
        <w:rPr>
          <w:rFonts w:ascii="Times New Roman" w:eastAsia="Times New Roman" w:hAnsi="Times New Roman" w:cs="Times New Roman"/>
        </w:rPr>
        <w:t xml:space="preserve">. </w:t>
      </w:r>
      <w:r w:rsidR="00D745EE">
        <w:rPr>
          <w:rFonts w:ascii="Times New Roman" w:eastAsia="Times New Roman" w:hAnsi="Times New Roman" w:cs="Times New Roman"/>
        </w:rPr>
        <w:t>Additionally, w</w:t>
      </w:r>
      <w:r w:rsidR="004E01C8">
        <w:rPr>
          <w:rFonts w:ascii="Times New Roman" w:eastAsia="Times New Roman" w:hAnsi="Times New Roman" w:cs="Times New Roman"/>
        </w:rPr>
        <w:t xml:space="preserve">e observed </w:t>
      </w:r>
      <w:del w:id="257" w:author="Eliza Peterson" w:date="2019-02-06T13:34:00Z">
        <w:r w:rsidR="00864E85" w:rsidDel="00F75662">
          <w:rPr>
            <w:rFonts w:ascii="Times New Roman" w:eastAsia="Times New Roman" w:hAnsi="Times New Roman" w:cs="Times New Roman"/>
          </w:rPr>
          <w:delText xml:space="preserve">up-regulation of </w:delText>
        </w:r>
      </w:del>
      <w:r w:rsidR="00864E85">
        <w:rPr>
          <w:rFonts w:ascii="Times New Roman" w:eastAsia="Times New Roman" w:hAnsi="Times New Roman" w:cs="Times New Roman"/>
        </w:rPr>
        <w:t xml:space="preserve">genes involved in </w:t>
      </w:r>
      <w:proofErr w:type="spellStart"/>
      <w:r w:rsidR="00864E85">
        <w:rPr>
          <w:rFonts w:ascii="Times New Roman" w:eastAsia="Times New Roman" w:hAnsi="Times New Roman" w:cs="Times New Roman"/>
        </w:rPr>
        <w:t>mycobactin</w:t>
      </w:r>
      <w:proofErr w:type="spellEnd"/>
      <w:ins w:id="258" w:author="Eliza Peterson" w:date="2019-02-06T13:27:00Z">
        <w:r w:rsidR="00F75662">
          <w:rPr>
            <w:rFonts w:ascii="Times New Roman" w:eastAsia="Times New Roman" w:hAnsi="Times New Roman" w:cs="Times New Roman"/>
          </w:rPr>
          <w:t xml:space="preserve"> biosynthesis</w:t>
        </w:r>
      </w:ins>
      <w:ins w:id="259" w:author="Eliza Peterson" w:date="2019-02-06T13:34:00Z">
        <w:r w:rsidR="00F75662">
          <w:rPr>
            <w:rFonts w:ascii="Times New Roman" w:eastAsia="Times New Roman" w:hAnsi="Times New Roman" w:cs="Times New Roman"/>
          </w:rPr>
          <w:t xml:space="preserve"> were</w:t>
        </w:r>
      </w:ins>
      <w:ins w:id="260" w:author="Eliza Peterson" w:date="2019-02-06T13:27:00Z">
        <w:r w:rsidR="000E7987">
          <w:rPr>
            <w:rFonts w:ascii="Times New Roman" w:eastAsia="Times New Roman" w:hAnsi="Times New Roman" w:cs="Times New Roman"/>
          </w:rPr>
          <w:t xml:space="preserve"> </w:t>
        </w:r>
      </w:ins>
      <w:ins w:id="261" w:author="Eliza Peterson" w:date="2019-02-06T13:34:00Z">
        <w:r w:rsidR="00F75662">
          <w:rPr>
            <w:rFonts w:ascii="Times New Roman" w:eastAsia="Times New Roman" w:hAnsi="Times New Roman" w:cs="Times New Roman"/>
          </w:rPr>
          <w:t xml:space="preserve">significantly </w:t>
        </w:r>
      </w:ins>
      <w:ins w:id="262" w:author="Eliza Peterson" w:date="2019-02-06T13:28:00Z">
        <w:r w:rsidR="000E7987">
          <w:rPr>
            <w:rFonts w:ascii="Times New Roman" w:eastAsia="Times New Roman" w:hAnsi="Times New Roman" w:cs="Times New Roman"/>
          </w:rPr>
          <w:t>anti-</w:t>
        </w:r>
      </w:ins>
      <w:ins w:id="263" w:author="Eliza Peterson" w:date="2019-02-06T13:27:00Z">
        <w:r w:rsidR="000E7987">
          <w:rPr>
            <w:rFonts w:ascii="Times New Roman" w:eastAsia="Times New Roman" w:hAnsi="Times New Roman" w:cs="Times New Roman"/>
          </w:rPr>
          <w:t>correlated with decreasing % DO</w:t>
        </w:r>
      </w:ins>
      <w:ins w:id="264" w:author="Eliza Peterson" w:date="2019-02-06T13:28:00Z">
        <w:r w:rsidR="000E7987">
          <w:rPr>
            <w:rFonts w:ascii="Times New Roman" w:eastAsia="Times New Roman" w:hAnsi="Times New Roman" w:cs="Times New Roman"/>
          </w:rPr>
          <w:t xml:space="preserve"> (</w:t>
        </w:r>
        <w:commentRangeStart w:id="265"/>
        <w:r w:rsidR="000E7987">
          <w:rPr>
            <w:rFonts w:ascii="Times New Roman" w:eastAsia="Times New Roman" w:hAnsi="Times New Roman" w:cs="Times New Roman"/>
          </w:rPr>
          <w:t>R and P-</w:t>
        </w:r>
        <w:proofErr w:type="spellStart"/>
        <w:r w:rsidR="000E7987">
          <w:rPr>
            <w:rFonts w:ascii="Times New Roman" w:eastAsia="Times New Roman" w:hAnsi="Times New Roman" w:cs="Times New Roman"/>
          </w:rPr>
          <w:t>vlaue</w:t>
        </w:r>
        <w:proofErr w:type="spellEnd"/>
        <w:r w:rsidR="000E7987">
          <w:rPr>
            <w:rFonts w:ascii="Times New Roman" w:eastAsia="Times New Roman" w:hAnsi="Times New Roman" w:cs="Times New Roman"/>
          </w:rPr>
          <w:t>?</w:t>
        </w:r>
        <w:commentRangeEnd w:id="265"/>
        <w:r w:rsidR="000E7987">
          <w:rPr>
            <w:rStyle w:val="CommentReference"/>
          </w:rPr>
          <w:commentReference w:id="265"/>
        </w:r>
        <w:r w:rsidR="000E7987">
          <w:rPr>
            <w:rFonts w:ascii="Times New Roman" w:eastAsia="Times New Roman" w:hAnsi="Times New Roman" w:cs="Times New Roman"/>
          </w:rPr>
          <w:t>)</w:t>
        </w:r>
      </w:ins>
      <w:ins w:id="266" w:author="Eliza Peterson" w:date="2019-02-06T13:33:00Z">
        <w:r w:rsidR="00F75662">
          <w:rPr>
            <w:rFonts w:ascii="Times New Roman" w:eastAsia="Times New Roman" w:hAnsi="Times New Roman" w:cs="Times New Roman"/>
          </w:rPr>
          <w:t xml:space="preserve"> (</w:t>
        </w:r>
        <w:r w:rsidR="00F75662" w:rsidRPr="00F75662">
          <w:rPr>
            <w:rFonts w:ascii="Times New Roman" w:eastAsia="Times New Roman" w:hAnsi="Times New Roman" w:cs="Times New Roman"/>
            <w:b/>
            <w:rPrChange w:id="267" w:author="Eliza Peterson" w:date="2019-02-06T13:33:00Z">
              <w:rPr>
                <w:rFonts w:ascii="Times New Roman" w:eastAsia="Times New Roman" w:hAnsi="Times New Roman" w:cs="Times New Roman"/>
              </w:rPr>
            </w:rPrChange>
          </w:rPr>
          <w:t>Fig XD</w:t>
        </w:r>
        <w:r w:rsidR="00F75662">
          <w:rPr>
            <w:rFonts w:ascii="Times New Roman" w:eastAsia="Times New Roman" w:hAnsi="Times New Roman" w:cs="Times New Roman"/>
          </w:rPr>
          <w:t>)</w:t>
        </w:r>
      </w:ins>
      <w:ins w:id="268" w:author="Eliza Peterson" w:date="2019-02-06T13:28:00Z">
        <w:r w:rsidR="000E7987">
          <w:rPr>
            <w:rFonts w:ascii="Times New Roman" w:eastAsia="Times New Roman" w:hAnsi="Times New Roman" w:cs="Times New Roman"/>
          </w:rPr>
          <w:t xml:space="preserve">. </w:t>
        </w:r>
      </w:ins>
      <w:ins w:id="269" w:author="Eliza Peterson" w:date="2019-02-06T13:30:00Z">
        <w:r w:rsidR="00F75662">
          <w:rPr>
            <w:rFonts w:ascii="Times New Roman" w:eastAsia="Times New Roman" w:hAnsi="Times New Roman" w:cs="Times New Roman"/>
          </w:rPr>
          <w:t xml:space="preserve">The increase in </w:t>
        </w:r>
        <w:proofErr w:type="spellStart"/>
        <w:r w:rsidR="00F75662">
          <w:rPr>
            <w:rFonts w:ascii="Times New Roman" w:eastAsia="Times New Roman" w:hAnsi="Times New Roman" w:cs="Times New Roman"/>
          </w:rPr>
          <w:t>mycobactin</w:t>
        </w:r>
        <w:proofErr w:type="spellEnd"/>
        <w:r w:rsidR="00F75662">
          <w:rPr>
            <w:rFonts w:ascii="Times New Roman" w:eastAsia="Times New Roman" w:hAnsi="Times New Roman" w:cs="Times New Roman"/>
          </w:rPr>
          <w:t>,</w:t>
        </w:r>
      </w:ins>
      <w:ins w:id="270" w:author="Eliza Peterson" w:date="2019-02-06T13:27:00Z">
        <w:r w:rsidR="000E7987">
          <w:rPr>
            <w:rFonts w:ascii="Times New Roman" w:eastAsia="Times New Roman" w:hAnsi="Times New Roman" w:cs="Times New Roman"/>
          </w:rPr>
          <w:t xml:space="preserve"> </w:t>
        </w:r>
      </w:ins>
      <w:ins w:id="271" w:author="Eliza Peterson" w:date="2019-02-06T13:26:00Z">
        <w:r w:rsidR="000E7987">
          <w:rPr>
            <w:rFonts w:ascii="Times New Roman" w:eastAsia="Times New Roman" w:hAnsi="Times New Roman" w:cs="Times New Roman"/>
          </w:rPr>
          <w:t>an iron chelator,</w:t>
        </w:r>
      </w:ins>
      <w:r w:rsidR="00864E85">
        <w:rPr>
          <w:rFonts w:ascii="Times New Roman" w:eastAsia="Times New Roman" w:hAnsi="Times New Roman" w:cs="Times New Roman"/>
        </w:rPr>
        <w:t xml:space="preserve"> </w:t>
      </w:r>
      <w:ins w:id="272" w:author="Eliza Peterson" w:date="2019-02-06T13:55:00Z">
        <w:r w:rsidR="004C3B05">
          <w:rPr>
            <w:rFonts w:ascii="Times New Roman" w:eastAsia="Times New Roman" w:hAnsi="Times New Roman" w:cs="Times New Roman"/>
          </w:rPr>
          <w:t>is essential for MTB</w:t>
        </w:r>
      </w:ins>
      <w:ins w:id="273" w:author="Eliza Peterson" w:date="2019-02-06T13:56:00Z">
        <w:r w:rsidR="004C3B05">
          <w:rPr>
            <w:rFonts w:ascii="Times New Roman" w:eastAsia="Times New Roman" w:hAnsi="Times New Roman" w:cs="Times New Roman"/>
          </w:rPr>
          <w:t xml:space="preserve"> to access iron, </w:t>
        </w:r>
      </w:ins>
      <w:ins w:id="274" w:author="Eliza Peterson" w:date="2019-02-06T16:08:00Z">
        <w:r w:rsidR="00F02401">
          <w:rPr>
            <w:rFonts w:ascii="Times New Roman" w:eastAsia="Times New Roman" w:hAnsi="Times New Roman" w:cs="Times New Roman"/>
          </w:rPr>
          <w:t xml:space="preserve">particularly </w:t>
        </w:r>
      </w:ins>
      <w:ins w:id="275" w:author="Eliza Peterson" w:date="2019-02-06T13:56:00Z">
        <w:r w:rsidR="004C3B05">
          <w:rPr>
            <w:rFonts w:ascii="Times New Roman" w:eastAsia="Times New Roman" w:hAnsi="Times New Roman" w:cs="Times New Roman"/>
          </w:rPr>
          <w:t xml:space="preserve">when it is competing with the host for </w:t>
        </w:r>
      </w:ins>
      <w:ins w:id="276" w:author="Eliza Peterson" w:date="2019-02-06T16:17:00Z">
        <w:r w:rsidR="009E66F1">
          <w:rPr>
            <w:rFonts w:ascii="Times New Roman" w:eastAsia="Times New Roman" w:hAnsi="Times New Roman" w:cs="Times New Roman"/>
          </w:rPr>
          <w:t xml:space="preserve">the </w:t>
        </w:r>
      </w:ins>
      <w:ins w:id="277" w:author="Eliza Peterson" w:date="2019-02-06T16:19:00Z">
        <w:r w:rsidR="009E66F1">
          <w:rPr>
            <w:rFonts w:ascii="Times New Roman" w:eastAsia="Times New Roman" w:hAnsi="Times New Roman" w:cs="Times New Roman"/>
          </w:rPr>
          <w:t xml:space="preserve">limiting </w:t>
        </w:r>
      </w:ins>
      <w:ins w:id="278" w:author="Eliza Peterson" w:date="2019-02-06T16:17:00Z">
        <w:r w:rsidR="009E66F1">
          <w:rPr>
            <w:rFonts w:ascii="Times New Roman" w:eastAsia="Times New Roman" w:hAnsi="Times New Roman" w:cs="Times New Roman"/>
          </w:rPr>
          <w:t>metal</w:t>
        </w:r>
      </w:ins>
      <w:r w:rsidR="00F75662">
        <w:rPr>
          <w:rFonts w:ascii="Times New Roman" w:eastAsia="Times New Roman" w:hAnsi="Times New Roman" w:cs="Times New Roman"/>
        </w:rPr>
        <w:fldChar w:fldCharType="begin"/>
      </w:r>
      <w:r w:rsidR="00F75662">
        <w:rPr>
          <w:rFonts w:ascii="Times New Roman" w:eastAsia="Times New Roman" w:hAnsi="Times New Roman" w:cs="Times New Roman"/>
        </w:rPr>
        <w:instrText xml:space="preserve"> ADDIN EN.CITE &lt;EndNote&gt;&lt;Cite&gt;&lt;Author&gt;McMahon&lt;/Author&gt;&lt;Year&gt;2012&lt;/Year&gt;&lt;RecNum&gt;2439&lt;/RecNum&gt;&lt;DisplayText&gt;&lt;style face="superscript"&gt;18&lt;/style&gt;&lt;/DisplayText&gt;&lt;record&gt;&lt;rec-number&gt;2439&lt;/rec-number&gt;&lt;foreign-keys&gt;&lt;key app="EN" db-id="d2r9zze949dxtjefpfqvxrwj9ax2atddseza" timestamp="1549488720"&gt;2439&lt;/key&gt;&lt;/foreign-keys&gt;&lt;ref-type name="Journal Article"&gt;17&lt;/ref-type&gt;&lt;contributors&gt;&lt;authors&gt;&lt;author&gt;McMahon, M. D.&lt;/author&gt;&lt;author&gt;Rush, J. S.&lt;/author&gt;&lt;author&gt;Thomas, M. G.&lt;/author&gt;&lt;/authors&gt;&lt;/contributors&gt;&lt;auth-address&gt;Department of Bacteriology, University of Wisconsin-Madison, Madison, WI, USA.&lt;/auth-address&gt;&lt;titles&gt;&lt;title&gt;Analyses of MbtB, MbtE, and MbtF suggest revisions to the mycobactin biosynthesis pathway in Mycobacterium tuberculosis&lt;/title&gt;&lt;secondary-title&gt;J Bacteriol&lt;/secondary-title&gt;&lt;/titles&gt;&lt;periodical&gt;&lt;full-title&gt;J Bacteriol&lt;/full-title&gt;&lt;/periodical&gt;&lt;pages&gt;2809-18&lt;/pages&gt;&lt;volume&gt;194&lt;/volume&gt;&lt;number&gt;11&lt;/number&gt;&lt;keywords&gt;&lt;keyword&gt;Bacterial Proteins/chemistry/genetics/*metabolism&lt;/keyword&gt;&lt;keyword&gt;*Biosynthetic Pathways&lt;/keyword&gt;&lt;keyword&gt;Gene Expression Regulation, Bacterial&lt;/keyword&gt;&lt;keyword&gt;Lysine/chemistry/metabolism&lt;/keyword&gt;&lt;keyword&gt;Mycobacterium tuberculosis/chemistry/*enzymology/genetics/metabolism&lt;/keyword&gt;&lt;keyword&gt;Oxazoles/*metabolism&lt;/keyword&gt;&lt;keyword&gt;Peptide Synthases/chemistry/genetics/*metabolism&lt;/keyword&gt;&lt;keyword&gt;Protein Structure, Tertiary&lt;/keyword&gt;&lt;keyword&gt;Substrate Specificity&lt;/keyword&gt;&lt;keyword&gt;Threonine/chemistry/metabolism&lt;/keyword&gt;&lt;/keywords&gt;&lt;dates&gt;&lt;year&gt;2012&lt;/year&gt;&lt;pub-dates&gt;&lt;date&gt;Jun&lt;/date&gt;&lt;/pub-dates&gt;&lt;/dates&gt;&lt;isbn&gt;1098-5530 (Electronic)&amp;#xD;0021-9193 (Linking)&lt;/isbn&gt;&lt;accession-num&gt;22447909&lt;/accession-num&gt;&lt;urls&gt;&lt;related-urls&gt;&lt;url&gt;https://www.ncbi.nlm.nih.gov/pubmed/22447909&lt;/url&gt;&lt;/related-urls&gt;&lt;/urls&gt;&lt;custom2&gt;PMC3370630&lt;/custom2&gt;&lt;electronic-resource-num&gt;10.1128/JB.00088-12&lt;/electronic-resource-num&gt;&lt;/record&gt;&lt;/Cite&gt;&lt;/EndNote&gt;</w:instrText>
      </w:r>
      <w:r w:rsidR="00F75662">
        <w:rPr>
          <w:rFonts w:ascii="Times New Roman" w:eastAsia="Times New Roman" w:hAnsi="Times New Roman" w:cs="Times New Roman"/>
        </w:rPr>
        <w:fldChar w:fldCharType="separate"/>
      </w:r>
      <w:r w:rsidR="00F75662" w:rsidRPr="00F75662">
        <w:rPr>
          <w:rFonts w:ascii="Times New Roman" w:eastAsia="Times New Roman" w:hAnsi="Times New Roman" w:cs="Times New Roman"/>
          <w:noProof/>
          <w:vertAlign w:val="superscript"/>
        </w:rPr>
        <w:t>18</w:t>
      </w:r>
      <w:r w:rsidR="00F75662">
        <w:rPr>
          <w:rFonts w:ascii="Times New Roman" w:eastAsia="Times New Roman" w:hAnsi="Times New Roman" w:cs="Times New Roman"/>
        </w:rPr>
        <w:fldChar w:fldCharType="end"/>
      </w:r>
      <w:ins w:id="279" w:author="Eliza Peterson" w:date="2019-02-06T13:33:00Z">
        <w:r w:rsidR="009E66F1">
          <w:rPr>
            <w:rFonts w:ascii="Times New Roman" w:eastAsia="Times New Roman" w:hAnsi="Times New Roman" w:cs="Times New Roman"/>
          </w:rPr>
          <w:t>.</w:t>
        </w:r>
      </w:ins>
      <w:ins w:id="280" w:author="Eliza Peterson" w:date="2019-02-06T13:31:00Z">
        <w:r w:rsidR="00F75662">
          <w:rPr>
            <w:rFonts w:ascii="Times New Roman" w:eastAsia="Times New Roman" w:hAnsi="Times New Roman" w:cs="Times New Roman"/>
          </w:rPr>
          <w:t xml:space="preserve"> </w:t>
        </w:r>
      </w:ins>
      <w:del w:id="281" w:author="Eliza Peterson" w:date="2019-02-06T13:57:00Z">
        <w:r w:rsidR="00864E85" w:rsidDel="004C3B05">
          <w:rPr>
            <w:rFonts w:ascii="Times New Roman" w:eastAsia="Times New Roman" w:hAnsi="Times New Roman" w:cs="Times New Roman"/>
          </w:rPr>
          <w:delText>biosynthesis</w:delText>
        </w:r>
        <w:r w:rsidR="00AE717E" w:rsidDel="004C3B05">
          <w:rPr>
            <w:rFonts w:ascii="Times New Roman" w:eastAsia="Times New Roman" w:hAnsi="Times New Roman" w:cs="Times New Roman"/>
          </w:rPr>
          <w:delText xml:space="preserve"> (</w:delText>
        </w:r>
        <w:r w:rsidR="00AE717E" w:rsidRPr="000256B9" w:rsidDel="004C3B05">
          <w:rPr>
            <w:rFonts w:ascii="Times New Roman" w:eastAsia="Times New Roman" w:hAnsi="Times New Roman" w:cs="Times New Roman"/>
            <w:b/>
          </w:rPr>
          <w:delText>Fig 5D</w:delText>
        </w:r>
        <w:r w:rsidR="0011700E" w:rsidDel="004C3B05">
          <w:rPr>
            <w:rFonts w:ascii="Times New Roman" w:eastAsia="Times New Roman" w:hAnsi="Times New Roman" w:cs="Times New Roman"/>
          </w:rPr>
          <w:delText>)</w:delText>
        </w:r>
        <w:r w:rsidR="00864E85" w:rsidDel="004C3B05">
          <w:rPr>
            <w:rFonts w:ascii="Times New Roman" w:eastAsia="Times New Roman" w:hAnsi="Times New Roman" w:cs="Times New Roman"/>
          </w:rPr>
          <w:delText>,</w:delText>
        </w:r>
      </w:del>
      <w:del w:id="282" w:author="Eliza Peterson" w:date="2019-02-06T13:26:00Z">
        <w:r w:rsidR="00864E85" w:rsidDel="000E7987">
          <w:rPr>
            <w:rFonts w:ascii="Times New Roman" w:eastAsia="Times New Roman" w:hAnsi="Times New Roman" w:cs="Times New Roman"/>
          </w:rPr>
          <w:delText xml:space="preserve"> an iron chelator</w:delText>
        </w:r>
        <w:r w:rsidR="002B4C7B" w:rsidDel="000E7987">
          <w:rPr>
            <w:rFonts w:ascii="Times New Roman" w:eastAsia="Times New Roman" w:hAnsi="Times New Roman" w:cs="Times New Roman"/>
          </w:rPr>
          <w:delText>.</w:delText>
        </w:r>
      </w:del>
      <w:del w:id="283" w:author="Eliza Peterson" w:date="2019-02-06T13:57:00Z">
        <w:r w:rsidR="002B4C7B" w:rsidDel="004C3B05">
          <w:rPr>
            <w:rFonts w:ascii="Times New Roman" w:eastAsia="Times New Roman" w:hAnsi="Times New Roman" w:cs="Times New Roman"/>
          </w:rPr>
          <w:delText xml:space="preserve"> </w:delText>
        </w:r>
        <w:r w:rsidR="00514697" w:rsidDel="004C3B05">
          <w:rPr>
            <w:rFonts w:ascii="Times New Roman" w:eastAsia="Times New Roman" w:hAnsi="Times New Roman" w:cs="Times New Roman"/>
          </w:rPr>
          <w:delText>The increased expression of this pathway correlates with the d</w:delText>
        </w:r>
        <w:r w:rsidR="002B4C7B" w:rsidDel="004C3B05">
          <w:rPr>
            <w:rFonts w:ascii="Times New Roman" w:eastAsia="Times New Roman" w:hAnsi="Times New Roman" w:cs="Times New Roman"/>
          </w:rPr>
          <w:delText>ecrease in O</w:delText>
        </w:r>
        <w:r w:rsidR="002B4C7B" w:rsidRPr="000256B9" w:rsidDel="004C3B05">
          <w:rPr>
            <w:rFonts w:ascii="Times New Roman" w:eastAsia="Times New Roman" w:hAnsi="Times New Roman" w:cs="Times New Roman"/>
            <w:vertAlign w:val="subscript"/>
          </w:rPr>
          <w:delText>2</w:delText>
        </w:r>
        <w:r w:rsidR="002B4C7B" w:rsidDel="004C3B05">
          <w:rPr>
            <w:rFonts w:ascii="Times New Roman" w:eastAsia="Times New Roman" w:hAnsi="Times New Roman" w:cs="Times New Roman"/>
          </w:rPr>
          <w:delText xml:space="preserve"> concentration. This finding agrees with the idea of limited iron availability faced by intracellular MTB (McMahon, Rush &amp; Thomas 2012, Journal of Bact.)</w:delText>
        </w:r>
        <w:r w:rsidR="00E5763A" w:rsidDel="004C3B05">
          <w:rPr>
            <w:rFonts w:ascii="Times New Roman" w:eastAsia="Times New Roman" w:hAnsi="Times New Roman" w:cs="Times New Roman"/>
          </w:rPr>
          <w:delText xml:space="preserve">. </w:delText>
        </w:r>
      </w:del>
      <w:r w:rsidR="00E5763A">
        <w:rPr>
          <w:rFonts w:ascii="Times New Roman" w:eastAsia="Times New Roman" w:hAnsi="Times New Roman" w:cs="Times New Roman"/>
        </w:rPr>
        <w:t xml:space="preserve">Overall, </w:t>
      </w:r>
      <w:r w:rsidR="00282DAB">
        <w:rPr>
          <w:rFonts w:ascii="Times New Roman" w:eastAsia="Times New Roman" w:hAnsi="Times New Roman" w:cs="Times New Roman"/>
        </w:rPr>
        <w:t xml:space="preserve">MTB adaptation to hypoxia involves </w:t>
      </w:r>
      <w:del w:id="284" w:author="Eliza Peterson" w:date="2019-02-06T16:09:00Z">
        <w:r w:rsidR="00282DAB" w:rsidDel="00F02401">
          <w:rPr>
            <w:rFonts w:ascii="Times New Roman" w:eastAsia="Times New Roman" w:hAnsi="Times New Roman" w:cs="Times New Roman"/>
          </w:rPr>
          <w:delText xml:space="preserve">the </w:delText>
        </w:r>
      </w:del>
      <w:r w:rsidR="00282DAB">
        <w:rPr>
          <w:rFonts w:ascii="Times New Roman" w:eastAsia="Times New Roman" w:hAnsi="Times New Roman" w:cs="Times New Roman"/>
        </w:rPr>
        <w:t>rewiring</w:t>
      </w:r>
      <w:del w:id="285" w:author="Eliza Peterson" w:date="2019-02-06T16:09:00Z">
        <w:r w:rsidR="00282DAB" w:rsidDel="00F02401">
          <w:rPr>
            <w:rFonts w:ascii="Times New Roman" w:eastAsia="Times New Roman" w:hAnsi="Times New Roman" w:cs="Times New Roman"/>
          </w:rPr>
          <w:delText xml:space="preserve"> of several</w:delText>
        </w:r>
      </w:del>
      <w:r w:rsidR="00282DAB">
        <w:rPr>
          <w:rFonts w:ascii="Times New Roman" w:eastAsia="Times New Roman" w:hAnsi="Times New Roman" w:cs="Times New Roman"/>
        </w:rPr>
        <w:t xml:space="preserve"> of </w:t>
      </w:r>
      <w:del w:id="286" w:author="Eliza Peterson" w:date="2019-02-06T16:13:00Z">
        <w:r w:rsidR="00282DAB" w:rsidDel="009E66F1">
          <w:rPr>
            <w:rFonts w:ascii="Times New Roman" w:eastAsia="Times New Roman" w:hAnsi="Times New Roman" w:cs="Times New Roman"/>
          </w:rPr>
          <w:delText xml:space="preserve">its </w:delText>
        </w:r>
      </w:del>
      <w:ins w:id="287" w:author="Eliza Peterson" w:date="2019-02-06T16:13:00Z">
        <w:r w:rsidR="009E66F1">
          <w:rPr>
            <w:rFonts w:ascii="Times New Roman" w:eastAsia="Times New Roman" w:hAnsi="Times New Roman" w:cs="Times New Roman"/>
          </w:rPr>
          <w:t>several</w:t>
        </w:r>
        <w:r w:rsidR="009E66F1">
          <w:rPr>
            <w:rFonts w:ascii="Times New Roman" w:eastAsia="Times New Roman" w:hAnsi="Times New Roman" w:cs="Times New Roman"/>
          </w:rPr>
          <w:t xml:space="preserve"> </w:t>
        </w:r>
      </w:ins>
      <w:r w:rsidR="00282DAB">
        <w:rPr>
          <w:rFonts w:ascii="Times New Roman" w:eastAsia="Times New Roman" w:hAnsi="Times New Roman" w:cs="Times New Roman"/>
        </w:rPr>
        <w:t>metabolic pathways</w:t>
      </w:r>
      <w:ins w:id="288" w:author="Eliza Peterson" w:date="2019-02-06T16:09:00Z">
        <w:r w:rsidR="00F02401">
          <w:rPr>
            <w:rFonts w:ascii="Times New Roman" w:eastAsia="Times New Roman" w:hAnsi="Times New Roman" w:cs="Times New Roman"/>
          </w:rPr>
          <w:t xml:space="preserve">, including </w:t>
        </w:r>
      </w:ins>
      <w:del w:id="289" w:author="Eliza Peterson" w:date="2019-02-06T16:09:00Z">
        <w:r w:rsidR="00282DAB" w:rsidDel="00F02401">
          <w:rPr>
            <w:rFonts w:ascii="Times New Roman" w:eastAsia="Times New Roman" w:hAnsi="Times New Roman" w:cs="Times New Roman"/>
          </w:rPr>
          <w:delText xml:space="preserve">. Remarkably, hypoxia triggers some of the </w:delText>
        </w:r>
      </w:del>
      <w:del w:id="290" w:author="Eliza Peterson" w:date="2019-02-06T16:24:00Z">
        <w:r w:rsidR="00282DAB" w:rsidDel="00161BF5">
          <w:rPr>
            <w:rFonts w:ascii="Times New Roman" w:eastAsia="Times New Roman" w:hAnsi="Times New Roman" w:cs="Times New Roman"/>
          </w:rPr>
          <w:delText>responses</w:delText>
        </w:r>
      </w:del>
      <w:ins w:id="291" w:author="Eliza Peterson" w:date="2019-02-06T16:24:00Z">
        <w:r w:rsidR="00161BF5">
          <w:rPr>
            <w:rFonts w:ascii="Times New Roman" w:eastAsia="Times New Roman" w:hAnsi="Times New Roman" w:cs="Times New Roman"/>
          </w:rPr>
          <w:t>those</w:t>
        </w:r>
      </w:ins>
      <w:r w:rsidR="00282DAB">
        <w:rPr>
          <w:rFonts w:ascii="Times New Roman" w:eastAsia="Times New Roman" w:hAnsi="Times New Roman" w:cs="Times New Roman"/>
        </w:rPr>
        <w:t xml:space="preserve"> </w:t>
      </w:r>
      <w:del w:id="292" w:author="Eliza Peterson" w:date="2019-02-06T16:24:00Z">
        <w:r w:rsidR="00282DAB" w:rsidDel="00161BF5">
          <w:rPr>
            <w:rFonts w:ascii="Times New Roman" w:eastAsia="Times New Roman" w:hAnsi="Times New Roman" w:cs="Times New Roman"/>
          </w:rPr>
          <w:delText xml:space="preserve">expected </w:delText>
        </w:r>
      </w:del>
      <w:del w:id="293" w:author="Eliza Peterson" w:date="2019-02-06T16:09:00Z">
        <w:r w:rsidR="00282DAB" w:rsidDel="00F02401">
          <w:rPr>
            <w:rFonts w:ascii="Times New Roman" w:eastAsia="Times New Roman" w:hAnsi="Times New Roman" w:cs="Times New Roman"/>
          </w:rPr>
          <w:delText>in</w:delText>
        </w:r>
      </w:del>
      <w:del w:id="294" w:author="Eliza Peterson" w:date="2019-02-04T10:32:00Z">
        <w:r w:rsidR="00282DAB" w:rsidDel="0099675E">
          <w:rPr>
            <w:rFonts w:ascii="Times New Roman" w:eastAsia="Times New Roman" w:hAnsi="Times New Roman" w:cs="Times New Roman"/>
          </w:rPr>
          <w:delText xml:space="preserve"> </w:delText>
        </w:r>
      </w:del>
      <w:ins w:id="295" w:author="Eliza Peterson" w:date="2019-02-06T16:24:00Z">
        <w:r w:rsidR="00161BF5">
          <w:rPr>
            <w:rFonts w:ascii="Times New Roman" w:eastAsia="Times New Roman" w:hAnsi="Times New Roman" w:cs="Times New Roman"/>
          </w:rPr>
          <w:t>associated with</w:t>
        </w:r>
      </w:ins>
      <w:r w:rsidR="00282DAB">
        <w:rPr>
          <w:rFonts w:ascii="Times New Roman" w:eastAsia="Times New Roman" w:hAnsi="Times New Roman" w:cs="Times New Roman"/>
        </w:rPr>
        <w:t xml:space="preserve"> intracellular MTB</w:t>
      </w:r>
      <w:ins w:id="296" w:author="Eliza Peterson" w:date="2019-02-06T16:15:00Z">
        <w:r w:rsidR="009E66F1">
          <w:rPr>
            <w:rFonts w:ascii="Times New Roman" w:eastAsia="Times New Roman" w:hAnsi="Times New Roman" w:cs="Times New Roman"/>
          </w:rPr>
          <w:t>, suggesting a</w:t>
        </w:r>
      </w:ins>
      <w:ins w:id="297" w:author="Eliza Peterson" w:date="2019-02-06T16:18:00Z">
        <w:r w:rsidR="009E66F1">
          <w:rPr>
            <w:rFonts w:ascii="Times New Roman" w:eastAsia="Times New Roman" w:hAnsi="Times New Roman" w:cs="Times New Roman"/>
          </w:rPr>
          <w:t>n</w:t>
        </w:r>
      </w:ins>
      <w:ins w:id="298" w:author="Eliza Peterson" w:date="2019-02-06T16:15:00Z">
        <w:r w:rsidR="009E66F1">
          <w:rPr>
            <w:rFonts w:ascii="Times New Roman" w:eastAsia="Times New Roman" w:hAnsi="Times New Roman" w:cs="Times New Roman"/>
          </w:rPr>
          <w:t xml:space="preserve"> </w:t>
        </w:r>
      </w:ins>
      <w:ins w:id="299" w:author="Eliza Peterson" w:date="2019-02-06T16:18:00Z">
        <w:r w:rsidR="009E66F1">
          <w:rPr>
            <w:rFonts w:ascii="Times New Roman" w:eastAsia="Times New Roman" w:hAnsi="Times New Roman" w:cs="Times New Roman"/>
          </w:rPr>
          <w:t>evolved</w:t>
        </w:r>
      </w:ins>
      <w:ins w:id="300" w:author="Eliza Peterson" w:date="2019-02-06T16:15:00Z">
        <w:r w:rsidR="009E66F1">
          <w:rPr>
            <w:rFonts w:ascii="Times New Roman" w:eastAsia="Times New Roman" w:hAnsi="Times New Roman" w:cs="Times New Roman"/>
          </w:rPr>
          <w:t xml:space="preserve"> response </w:t>
        </w:r>
      </w:ins>
      <w:ins w:id="301" w:author="Eliza Peterson" w:date="2019-02-06T16:22:00Z">
        <w:r w:rsidR="009E66F1">
          <w:rPr>
            <w:rFonts w:ascii="Times New Roman" w:eastAsia="Times New Roman" w:hAnsi="Times New Roman" w:cs="Times New Roman"/>
          </w:rPr>
          <w:t xml:space="preserve">to </w:t>
        </w:r>
      </w:ins>
      <w:ins w:id="302" w:author="Eliza Peterson" w:date="2019-02-06T16:15:00Z">
        <w:r w:rsidR="009E66F1">
          <w:rPr>
            <w:rFonts w:ascii="Times New Roman" w:eastAsia="Times New Roman" w:hAnsi="Times New Roman" w:cs="Times New Roman"/>
          </w:rPr>
          <w:t xml:space="preserve">stresses </w:t>
        </w:r>
      </w:ins>
      <w:ins w:id="303" w:author="Eliza Peterson" w:date="2019-02-06T16:22:00Z">
        <w:r w:rsidR="00161BF5">
          <w:rPr>
            <w:rFonts w:ascii="Times New Roman" w:eastAsia="Times New Roman" w:hAnsi="Times New Roman" w:cs="Times New Roman"/>
          </w:rPr>
          <w:t xml:space="preserve">that </w:t>
        </w:r>
      </w:ins>
      <w:ins w:id="304" w:author="Eliza Peterson" w:date="2019-02-06T16:18:00Z">
        <w:r w:rsidR="009E66F1">
          <w:rPr>
            <w:rFonts w:ascii="Times New Roman" w:eastAsia="Times New Roman" w:hAnsi="Times New Roman" w:cs="Times New Roman"/>
          </w:rPr>
          <w:t xml:space="preserve">typically </w:t>
        </w:r>
      </w:ins>
      <w:ins w:id="305" w:author="Eliza Peterson" w:date="2019-02-06T16:21:00Z">
        <w:r w:rsidR="00161BF5">
          <w:rPr>
            <w:rFonts w:ascii="Times New Roman" w:eastAsia="Times New Roman" w:hAnsi="Times New Roman" w:cs="Times New Roman"/>
          </w:rPr>
          <w:t>co-exist</w:t>
        </w:r>
        <w:r w:rsidR="009E66F1">
          <w:rPr>
            <w:rFonts w:ascii="Times New Roman" w:eastAsia="Times New Roman" w:hAnsi="Times New Roman" w:cs="Times New Roman"/>
          </w:rPr>
          <w:t xml:space="preserve"> </w:t>
        </w:r>
      </w:ins>
      <w:ins w:id="306" w:author="Eliza Peterson" w:date="2019-02-06T16:15:00Z">
        <w:r w:rsidR="009E66F1">
          <w:rPr>
            <w:rFonts w:ascii="Times New Roman" w:eastAsia="Times New Roman" w:hAnsi="Times New Roman" w:cs="Times New Roman"/>
          </w:rPr>
          <w:t>within the host envi</w:t>
        </w:r>
      </w:ins>
      <w:ins w:id="307" w:author="Eliza Peterson" w:date="2019-02-06T16:16:00Z">
        <w:r w:rsidR="009E66F1">
          <w:rPr>
            <w:rFonts w:ascii="Times New Roman" w:eastAsia="Times New Roman" w:hAnsi="Times New Roman" w:cs="Times New Roman"/>
          </w:rPr>
          <w:t>r</w:t>
        </w:r>
      </w:ins>
      <w:ins w:id="308" w:author="Eliza Peterson" w:date="2019-02-06T16:15:00Z">
        <w:r w:rsidR="009E66F1">
          <w:rPr>
            <w:rFonts w:ascii="Times New Roman" w:eastAsia="Times New Roman" w:hAnsi="Times New Roman" w:cs="Times New Roman"/>
          </w:rPr>
          <w:t>onm</w:t>
        </w:r>
      </w:ins>
      <w:ins w:id="309" w:author="Eliza Peterson" w:date="2019-02-06T16:16:00Z">
        <w:r w:rsidR="009E66F1">
          <w:rPr>
            <w:rFonts w:ascii="Times New Roman" w:eastAsia="Times New Roman" w:hAnsi="Times New Roman" w:cs="Times New Roman"/>
          </w:rPr>
          <w:t>en</w:t>
        </w:r>
      </w:ins>
      <w:ins w:id="310" w:author="Eliza Peterson" w:date="2019-02-06T16:15:00Z">
        <w:r w:rsidR="009E66F1">
          <w:rPr>
            <w:rFonts w:ascii="Times New Roman" w:eastAsia="Times New Roman" w:hAnsi="Times New Roman" w:cs="Times New Roman"/>
          </w:rPr>
          <w:t xml:space="preserve">t (e.g. hypoxia, </w:t>
        </w:r>
      </w:ins>
      <w:ins w:id="311" w:author="Eliza Peterson" w:date="2019-02-06T16:16:00Z">
        <w:r w:rsidR="009E66F1">
          <w:rPr>
            <w:rFonts w:ascii="Times New Roman" w:eastAsia="Times New Roman" w:hAnsi="Times New Roman" w:cs="Times New Roman"/>
          </w:rPr>
          <w:t xml:space="preserve">starvation, iron limitation). </w:t>
        </w:r>
      </w:ins>
      <w:del w:id="312" w:author="Eliza Peterson" w:date="2019-02-06T16:14:00Z">
        <w:r w:rsidR="00282DAB" w:rsidDel="009E66F1">
          <w:rPr>
            <w:rFonts w:ascii="Times New Roman" w:eastAsia="Times New Roman" w:hAnsi="Times New Roman" w:cs="Times New Roman"/>
          </w:rPr>
          <w:delText>.</w:delText>
        </w:r>
      </w:del>
      <w:r w:rsidR="00282DAB">
        <w:rPr>
          <w:rFonts w:ascii="Times New Roman" w:eastAsia="Times New Roman" w:hAnsi="Times New Roman" w:cs="Times New Roman"/>
        </w:rPr>
        <w:t xml:space="preserve"> </w:t>
      </w:r>
    </w:p>
    <w:p w14:paraId="3407405E" w14:textId="77777777" w:rsidR="009E66F1" w:rsidRDefault="009E66F1" w:rsidP="00C93D4F">
      <w:pPr>
        <w:widowControl w:val="0"/>
        <w:ind w:firstLine="720"/>
        <w:contextualSpacing w:val="0"/>
        <w:jc w:val="both"/>
        <w:rPr>
          <w:ins w:id="313" w:author="Eliza Peterson" w:date="2019-02-06T16:18:00Z"/>
          <w:rFonts w:ascii="Times New Roman" w:eastAsia="Times New Roman" w:hAnsi="Times New Roman" w:cs="Times New Roman"/>
        </w:rPr>
      </w:pPr>
    </w:p>
    <w:p w14:paraId="06916998" w14:textId="50C9FF17" w:rsidR="00ED53B1" w:rsidDel="009E66F1" w:rsidRDefault="00282DAB" w:rsidP="009E06BF">
      <w:pPr>
        <w:widowControl w:val="0"/>
        <w:ind w:firstLine="720"/>
        <w:contextualSpacing w:val="0"/>
        <w:jc w:val="both"/>
        <w:rPr>
          <w:del w:id="314" w:author="Eliza Peterson" w:date="2019-02-06T16:18:00Z"/>
          <w:rFonts w:ascii="Times New Roman" w:eastAsia="Times New Roman" w:hAnsi="Times New Roman" w:cs="Times New Roman"/>
        </w:rPr>
      </w:pPr>
      <w:del w:id="315" w:author="Eliza Peterson" w:date="2019-02-06T16:18:00Z">
        <w:r w:rsidDel="009E66F1">
          <w:rPr>
            <w:rFonts w:ascii="Times New Roman" w:eastAsia="Times New Roman" w:hAnsi="Times New Roman" w:cs="Times New Roman"/>
          </w:rPr>
          <w:delText xml:space="preserve">This points </w:delText>
        </w:r>
      </w:del>
      <w:del w:id="316" w:author="Eliza Peterson" w:date="2019-02-06T16:09:00Z">
        <w:r w:rsidDel="00F02401">
          <w:rPr>
            <w:rFonts w:ascii="Times New Roman" w:eastAsia="Times New Roman" w:hAnsi="Times New Roman" w:cs="Times New Roman"/>
          </w:rPr>
          <w:delText xml:space="preserve">out </w:delText>
        </w:r>
      </w:del>
      <w:del w:id="317" w:author="Eliza Peterson" w:date="2019-02-06T16:18:00Z">
        <w:r w:rsidDel="009E66F1">
          <w:rPr>
            <w:rFonts w:ascii="Times New Roman" w:eastAsia="Times New Roman" w:hAnsi="Times New Roman" w:cs="Times New Roman"/>
          </w:rPr>
          <w:delText>to</w:delText>
        </w:r>
      </w:del>
      <w:del w:id="318" w:author="Eliza Peterson" w:date="2019-02-06T16:12:00Z">
        <w:r w:rsidDel="00F02401">
          <w:rPr>
            <w:rFonts w:ascii="Times New Roman" w:eastAsia="Times New Roman" w:hAnsi="Times New Roman" w:cs="Times New Roman"/>
          </w:rPr>
          <w:delText xml:space="preserve"> the </w:delText>
        </w:r>
      </w:del>
      <w:del w:id="319" w:author="Eliza Peterson" w:date="2019-02-06T16:10:00Z">
        <w:r w:rsidR="00E05C33" w:rsidDel="00F02401">
          <w:rPr>
            <w:rFonts w:ascii="Times New Roman" w:eastAsia="Times New Roman" w:hAnsi="Times New Roman" w:cs="Times New Roman"/>
          </w:rPr>
          <w:delText xml:space="preserve">complex </w:delText>
        </w:r>
      </w:del>
      <w:del w:id="320" w:author="Eliza Peterson" w:date="2019-02-06T16:11:00Z">
        <w:r w:rsidDel="00F02401">
          <w:rPr>
            <w:rFonts w:ascii="Times New Roman" w:eastAsia="Times New Roman" w:hAnsi="Times New Roman" w:cs="Times New Roman"/>
          </w:rPr>
          <w:delText xml:space="preserve">evolution of MTB to </w:delText>
        </w:r>
        <w:r w:rsidR="00E05C33" w:rsidDel="00F02401">
          <w:rPr>
            <w:rFonts w:ascii="Times New Roman" w:eastAsia="Times New Roman" w:hAnsi="Times New Roman" w:cs="Times New Roman"/>
          </w:rPr>
          <w:delText>its</w:delText>
        </w:r>
        <w:r w:rsidDel="00F02401">
          <w:rPr>
            <w:rFonts w:ascii="Times New Roman" w:eastAsia="Times New Roman" w:hAnsi="Times New Roman" w:cs="Times New Roman"/>
          </w:rPr>
          <w:delText xml:space="preserve"> host environment and</w:delText>
        </w:r>
      </w:del>
      <w:del w:id="321" w:author="Eliza Peterson" w:date="2019-02-06T16:18:00Z">
        <w:r w:rsidDel="009E66F1">
          <w:rPr>
            <w:rFonts w:ascii="Times New Roman" w:eastAsia="Times New Roman" w:hAnsi="Times New Roman" w:cs="Times New Roman"/>
          </w:rPr>
          <w:delText xml:space="preserve"> the predictive nature of MTB</w:delText>
        </w:r>
      </w:del>
      <w:del w:id="322" w:author="Eliza Peterson" w:date="2019-02-06T16:11:00Z">
        <w:r w:rsidDel="00F02401">
          <w:rPr>
            <w:rFonts w:ascii="Times New Roman" w:eastAsia="Times New Roman" w:hAnsi="Times New Roman" w:cs="Times New Roman"/>
          </w:rPr>
          <w:delText xml:space="preserve">’s response </w:delText>
        </w:r>
      </w:del>
      <w:del w:id="323" w:author="Eliza Peterson" w:date="2019-02-06T16:18:00Z">
        <w:r w:rsidDel="009E66F1">
          <w:rPr>
            <w:rFonts w:ascii="Times New Roman" w:eastAsia="Times New Roman" w:hAnsi="Times New Roman" w:cs="Times New Roman"/>
          </w:rPr>
          <w:delText>to co-exist</w:delText>
        </w:r>
        <w:r w:rsidR="001472B6" w:rsidDel="009E66F1">
          <w:rPr>
            <w:rFonts w:ascii="Times New Roman" w:eastAsia="Times New Roman" w:hAnsi="Times New Roman" w:cs="Times New Roman"/>
          </w:rPr>
          <w:delText>ing</w:delText>
        </w:r>
        <w:r w:rsidDel="009E66F1">
          <w:rPr>
            <w:rFonts w:ascii="Times New Roman" w:eastAsia="Times New Roman" w:hAnsi="Times New Roman" w:cs="Times New Roman"/>
          </w:rPr>
          <w:delText xml:space="preserve"> stresses (such as hypoxia, low pH and nutrient starvation) that </w:delText>
        </w:r>
        <w:r w:rsidR="001472B6" w:rsidDel="009E66F1">
          <w:rPr>
            <w:rFonts w:ascii="Times New Roman" w:eastAsia="Times New Roman" w:hAnsi="Times New Roman" w:cs="Times New Roman"/>
          </w:rPr>
          <w:delText>the bacteria</w:delText>
        </w:r>
        <w:r w:rsidDel="009E66F1">
          <w:rPr>
            <w:rFonts w:ascii="Times New Roman" w:eastAsia="Times New Roman" w:hAnsi="Times New Roman" w:cs="Times New Roman"/>
          </w:rPr>
          <w:delText xml:space="preserve"> normally face during infection</w:delText>
        </w:r>
        <w:r w:rsidR="00E05C33" w:rsidDel="009E66F1">
          <w:rPr>
            <w:rFonts w:ascii="Times New Roman" w:eastAsia="Times New Roman" w:hAnsi="Times New Roman" w:cs="Times New Roman"/>
          </w:rPr>
          <w:delText>.</w:delText>
        </w:r>
      </w:del>
    </w:p>
    <w:p w14:paraId="619C5F2F" w14:textId="68EE6513" w:rsidR="00E04FDD" w:rsidRPr="00F02401" w:rsidRDefault="00BE4C64" w:rsidP="00C93D4F">
      <w:pPr>
        <w:widowControl w:val="0"/>
        <w:ind w:firstLine="720"/>
        <w:contextualSpacing w:val="0"/>
        <w:jc w:val="both"/>
        <w:rPr>
          <w:rFonts w:ascii="Times New Roman" w:eastAsia="Times New Roman" w:hAnsi="Times New Roman" w:cs="Times New Roman"/>
          <w:highlight w:val="lightGray"/>
          <w:rPrChange w:id="324" w:author="Eliza Peterson" w:date="2019-02-06T16:07:00Z">
            <w:rPr>
              <w:rFonts w:ascii="Times New Roman" w:eastAsia="Times New Roman" w:hAnsi="Times New Roman" w:cs="Times New Roman"/>
            </w:rPr>
          </w:rPrChange>
        </w:rPr>
      </w:pPr>
      <w:r w:rsidRPr="00F02401">
        <w:rPr>
          <w:rFonts w:ascii="Times New Roman" w:eastAsia="Times New Roman" w:hAnsi="Times New Roman" w:cs="Times New Roman"/>
          <w:highlight w:val="lightGray"/>
          <w:rPrChange w:id="325" w:author="Eliza Peterson" w:date="2019-02-06T16:07:00Z">
            <w:rPr>
              <w:rFonts w:ascii="Times New Roman" w:eastAsia="Times New Roman" w:hAnsi="Times New Roman" w:cs="Times New Roman"/>
            </w:rPr>
          </w:rPrChange>
        </w:rPr>
        <w:t>Further</w:t>
      </w:r>
      <w:r w:rsidR="00736339" w:rsidRPr="00F02401">
        <w:rPr>
          <w:rFonts w:ascii="Times New Roman" w:eastAsia="Times New Roman" w:hAnsi="Times New Roman" w:cs="Times New Roman"/>
          <w:highlight w:val="lightGray"/>
          <w:rPrChange w:id="326" w:author="Eliza Peterson" w:date="2019-02-06T16:07:00Z">
            <w:rPr>
              <w:rFonts w:ascii="Times New Roman" w:eastAsia="Times New Roman" w:hAnsi="Times New Roman" w:cs="Times New Roman"/>
            </w:rPr>
          </w:rPrChange>
        </w:rPr>
        <w:t xml:space="preserve"> a</w:t>
      </w:r>
      <w:r w:rsidR="00A02FFE" w:rsidRPr="00F02401">
        <w:rPr>
          <w:rFonts w:ascii="Times New Roman" w:eastAsia="Times New Roman" w:hAnsi="Times New Roman" w:cs="Times New Roman"/>
          <w:highlight w:val="lightGray"/>
          <w:rPrChange w:id="327" w:author="Eliza Peterson" w:date="2019-02-06T16:07:00Z">
            <w:rPr>
              <w:rFonts w:ascii="Times New Roman" w:eastAsia="Times New Roman" w:hAnsi="Times New Roman" w:cs="Times New Roman"/>
            </w:rPr>
          </w:rPrChange>
        </w:rPr>
        <w:t xml:space="preserve">nalysis of the </w:t>
      </w:r>
      <w:r w:rsidR="00742F63" w:rsidRPr="00F02401">
        <w:rPr>
          <w:rFonts w:ascii="Times New Roman" w:eastAsia="Times New Roman" w:hAnsi="Times New Roman" w:cs="Times New Roman"/>
          <w:highlight w:val="lightGray"/>
          <w:rPrChange w:id="328" w:author="Eliza Peterson" w:date="2019-02-06T16:07:00Z">
            <w:rPr>
              <w:rFonts w:ascii="Times New Roman" w:eastAsia="Times New Roman" w:hAnsi="Times New Roman" w:cs="Times New Roman"/>
            </w:rPr>
          </w:rPrChange>
        </w:rPr>
        <w:t>six</w:t>
      </w:r>
      <w:r w:rsidR="00736339" w:rsidRPr="00F02401">
        <w:rPr>
          <w:rFonts w:ascii="Times New Roman" w:eastAsia="Times New Roman" w:hAnsi="Times New Roman" w:cs="Times New Roman"/>
          <w:highlight w:val="lightGray"/>
          <w:rPrChange w:id="329" w:author="Eliza Peterson" w:date="2019-02-06T16:07:00Z">
            <w:rPr>
              <w:rFonts w:ascii="Times New Roman" w:eastAsia="Times New Roman" w:hAnsi="Times New Roman" w:cs="Times New Roman"/>
            </w:rPr>
          </w:rPrChange>
        </w:rPr>
        <w:t xml:space="preserve">-state model across the time course and </w:t>
      </w:r>
      <w:r w:rsidR="00AA1AEE" w:rsidRPr="00F02401">
        <w:rPr>
          <w:rFonts w:ascii="Times New Roman" w:eastAsia="Spectral" w:hAnsi="Times New Roman" w:cs="Times New Roman"/>
          <w:highlight w:val="lightGray"/>
          <w:rPrChange w:id="330" w:author="Eliza Peterson" w:date="2019-02-06T16:07:00Z">
            <w:rPr>
              <w:rFonts w:ascii="Times New Roman" w:eastAsia="Spectral" w:hAnsi="Times New Roman" w:cs="Times New Roman"/>
            </w:rPr>
          </w:rPrChange>
        </w:rPr>
        <w:t>O</w:t>
      </w:r>
      <w:r w:rsidR="00AA1AEE" w:rsidRPr="00F02401">
        <w:rPr>
          <w:rFonts w:ascii="Times New Roman" w:eastAsia="Spectral" w:hAnsi="Times New Roman" w:cs="Times New Roman"/>
          <w:highlight w:val="lightGray"/>
          <w:vertAlign w:val="subscript"/>
          <w:rPrChange w:id="331" w:author="Eliza Peterson" w:date="2019-02-06T16:07:00Z">
            <w:rPr>
              <w:rFonts w:ascii="Times New Roman" w:eastAsia="Spectral" w:hAnsi="Times New Roman" w:cs="Times New Roman"/>
              <w:vertAlign w:val="subscript"/>
            </w:rPr>
          </w:rPrChange>
        </w:rPr>
        <w:t xml:space="preserve">2 </w:t>
      </w:r>
      <w:r w:rsidR="004767D4" w:rsidRPr="00F02401">
        <w:rPr>
          <w:rFonts w:ascii="Times New Roman" w:eastAsia="Times New Roman" w:hAnsi="Times New Roman" w:cs="Times New Roman"/>
          <w:highlight w:val="lightGray"/>
          <w:rPrChange w:id="332" w:author="Eliza Peterson" w:date="2019-02-06T16:07:00Z">
            <w:rPr>
              <w:rFonts w:ascii="Times New Roman" w:eastAsia="Times New Roman" w:hAnsi="Times New Roman" w:cs="Times New Roman"/>
            </w:rPr>
          </w:rPrChange>
        </w:rPr>
        <w:t>gradient</w:t>
      </w:r>
      <w:r w:rsidR="00736339" w:rsidRPr="00F02401">
        <w:rPr>
          <w:rFonts w:ascii="Times New Roman" w:eastAsia="Times New Roman" w:hAnsi="Times New Roman" w:cs="Times New Roman"/>
          <w:highlight w:val="lightGray"/>
          <w:rPrChange w:id="333" w:author="Eliza Peterson" w:date="2019-02-06T16:07:00Z">
            <w:rPr>
              <w:rFonts w:ascii="Times New Roman" w:eastAsia="Times New Roman" w:hAnsi="Times New Roman" w:cs="Times New Roman"/>
            </w:rPr>
          </w:rPrChange>
        </w:rPr>
        <w:t xml:space="preserve"> revealed distinct patterns </w:t>
      </w:r>
      <w:r w:rsidR="00C0355D" w:rsidRPr="00F02401">
        <w:rPr>
          <w:rFonts w:ascii="Times New Roman" w:eastAsia="Times New Roman" w:hAnsi="Times New Roman" w:cs="Times New Roman"/>
          <w:highlight w:val="lightGray"/>
          <w:rPrChange w:id="334" w:author="Eliza Peterson" w:date="2019-02-06T16:07:00Z">
            <w:rPr>
              <w:rFonts w:ascii="Times New Roman" w:eastAsia="Times New Roman" w:hAnsi="Times New Roman" w:cs="Times New Roman"/>
            </w:rPr>
          </w:rPrChange>
        </w:rPr>
        <w:t xml:space="preserve">of expression </w:t>
      </w:r>
      <w:r w:rsidR="00736339" w:rsidRPr="00F02401">
        <w:rPr>
          <w:rFonts w:ascii="Times New Roman" w:eastAsia="Times New Roman" w:hAnsi="Times New Roman" w:cs="Times New Roman"/>
          <w:highlight w:val="lightGray"/>
          <w:rPrChange w:id="335" w:author="Eliza Peterson" w:date="2019-02-06T16:07:00Z">
            <w:rPr>
              <w:rFonts w:ascii="Times New Roman" w:eastAsia="Times New Roman" w:hAnsi="Times New Roman" w:cs="Times New Roman"/>
            </w:rPr>
          </w:rPrChange>
        </w:rPr>
        <w:t xml:space="preserve">suggestive of </w:t>
      </w:r>
      <w:r w:rsidR="00BF3016" w:rsidRPr="00F02401">
        <w:rPr>
          <w:rFonts w:ascii="Times New Roman" w:eastAsia="Times New Roman" w:hAnsi="Times New Roman" w:cs="Times New Roman"/>
          <w:highlight w:val="lightGray"/>
          <w:rPrChange w:id="336" w:author="Eliza Peterson" w:date="2019-02-06T16:07:00Z">
            <w:rPr>
              <w:rFonts w:ascii="Times New Roman" w:eastAsia="Times New Roman" w:hAnsi="Times New Roman" w:cs="Times New Roman"/>
            </w:rPr>
          </w:rPrChange>
        </w:rPr>
        <w:t xml:space="preserve">intriguing </w:t>
      </w:r>
      <w:r w:rsidR="00916206" w:rsidRPr="00F02401">
        <w:rPr>
          <w:rFonts w:ascii="Times New Roman" w:eastAsia="Times New Roman" w:hAnsi="Times New Roman" w:cs="Times New Roman"/>
          <w:highlight w:val="lightGray"/>
          <w:rPrChange w:id="337" w:author="Eliza Peterson" w:date="2019-02-06T16:07:00Z">
            <w:rPr>
              <w:rFonts w:ascii="Times New Roman" w:eastAsia="Times New Roman" w:hAnsi="Times New Roman" w:cs="Times New Roman"/>
            </w:rPr>
          </w:rPrChange>
        </w:rPr>
        <w:t xml:space="preserve">and coordinated </w:t>
      </w:r>
      <w:r w:rsidR="00BF3016" w:rsidRPr="00F02401">
        <w:rPr>
          <w:rFonts w:ascii="Times New Roman" w:eastAsia="Times New Roman" w:hAnsi="Times New Roman" w:cs="Times New Roman"/>
          <w:highlight w:val="lightGray"/>
          <w:rPrChange w:id="338" w:author="Eliza Peterson" w:date="2019-02-06T16:07:00Z">
            <w:rPr>
              <w:rFonts w:ascii="Times New Roman" w:eastAsia="Times New Roman" w:hAnsi="Times New Roman" w:cs="Times New Roman"/>
            </w:rPr>
          </w:rPrChange>
        </w:rPr>
        <w:t>regulatory circuits</w:t>
      </w:r>
      <w:r w:rsidR="00736339" w:rsidRPr="00F02401">
        <w:rPr>
          <w:rFonts w:ascii="Times New Roman" w:eastAsia="Times New Roman" w:hAnsi="Times New Roman" w:cs="Times New Roman"/>
          <w:highlight w:val="lightGray"/>
          <w:rPrChange w:id="339" w:author="Eliza Peterson" w:date="2019-02-06T16:07:00Z">
            <w:rPr>
              <w:rFonts w:ascii="Times New Roman" w:eastAsia="Times New Roman" w:hAnsi="Times New Roman" w:cs="Times New Roman"/>
            </w:rPr>
          </w:rPrChange>
        </w:rPr>
        <w:t xml:space="preserve">. We explored </w:t>
      </w:r>
      <w:commentRangeStart w:id="340"/>
      <w:r w:rsidR="00736339" w:rsidRPr="00F02401">
        <w:rPr>
          <w:rFonts w:ascii="Times New Roman" w:eastAsia="Times New Roman" w:hAnsi="Times New Roman" w:cs="Times New Roman"/>
          <w:highlight w:val="lightGray"/>
          <w:rPrChange w:id="341" w:author="Eliza Peterson" w:date="2019-02-06T16:07:00Z">
            <w:rPr>
              <w:rFonts w:ascii="Times New Roman" w:eastAsia="Times New Roman" w:hAnsi="Times New Roman" w:cs="Times New Roman"/>
            </w:rPr>
          </w:rPrChange>
        </w:rPr>
        <w:t>two</w:t>
      </w:r>
      <w:commentRangeEnd w:id="340"/>
      <w:r w:rsidR="00E05C33" w:rsidRPr="00F02401">
        <w:rPr>
          <w:rStyle w:val="CommentReference"/>
          <w:highlight w:val="lightGray"/>
          <w:rPrChange w:id="342" w:author="Eliza Peterson" w:date="2019-02-06T16:07:00Z">
            <w:rPr>
              <w:rStyle w:val="CommentReference"/>
            </w:rPr>
          </w:rPrChange>
        </w:rPr>
        <w:commentReference w:id="340"/>
      </w:r>
      <w:r w:rsidR="00736339" w:rsidRPr="00F02401">
        <w:rPr>
          <w:rFonts w:ascii="Times New Roman" w:eastAsia="Times New Roman" w:hAnsi="Times New Roman" w:cs="Times New Roman"/>
          <w:highlight w:val="lightGray"/>
          <w:rPrChange w:id="343" w:author="Eliza Peterson" w:date="2019-02-06T16:07:00Z">
            <w:rPr>
              <w:rFonts w:ascii="Times New Roman" w:eastAsia="Times New Roman" w:hAnsi="Times New Roman" w:cs="Times New Roman"/>
            </w:rPr>
          </w:rPrChange>
        </w:rPr>
        <w:t xml:space="preserve"> examples in greater</w:t>
      </w:r>
      <w:r w:rsidRPr="00F02401">
        <w:rPr>
          <w:rFonts w:ascii="Times New Roman" w:eastAsia="Times New Roman" w:hAnsi="Times New Roman" w:cs="Times New Roman"/>
          <w:highlight w:val="lightGray"/>
          <w:rPrChange w:id="344" w:author="Eliza Peterson" w:date="2019-02-06T16:07:00Z">
            <w:rPr>
              <w:rFonts w:ascii="Times New Roman" w:eastAsia="Times New Roman" w:hAnsi="Times New Roman" w:cs="Times New Roman"/>
            </w:rPr>
          </w:rPrChange>
        </w:rPr>
        <w:t xml:space="preserve"> detail. The first observation being that </w:t>
      </w:r>
      <w:r w:rsidR="00C54AD1" w:rsidRPr="00F02401">
        <w:rPr>
          <w:rFonts w:ascii="Times New Roman" w:eastAsia="Times New Roman" w:hAnsi="Times New Roman" w:cs="Times New Roman"/>
          <w:highlight w:val="lightGray"/>
          <w:rPrChange w:id="345" w:author="Eliza Peterson" w:date="2019-02-06T16:07:00Z">
            <w:rPr>
              <w:rFonts w:ascii="Times New Roman" w:eastAsia="Times New Roman" w:hAnsi="Times New Roman" w:cs="Times New Roman"/>
            </w:rPr>
          </w:rPrChange>
        </w:rPr>
        <w:t xml:space="preserve">stage I and </w:t>
      </w:r>
      <w:r w:rsidR="003C36AD" w:rsidRPr="00F02401">
        <w:rPr>
          <w:rFonts w:ascii="Times New Roman" w:eastAsia="Times New Roman" w:hAnsi="Times New Roman" w:cs="Times New Roman"/>
          <w:highlight w:val="lightGray"/>
          <w:rPrChange w:id="346" w:author="Eliza Peterson" w:date="2019-02-06T16:07:00Z">
            <w:rPr>
              <w:rFonts w:ascii="Times New Roman" w:eastAsia="Times New Roman" w:hAnsi="Times New Roman" w:cs="Times New Roman"/>
            </w:rPr>
          </w:rPrChange>
        </w:rPr>
        <w:t>stage II hypoxia</w:t>
      </w:r>
      <w:r w:rsidR="00C54AD1" w:rsidRPr="00F02401">
        <w:rPr>
          <w:rFonts w:ascii="Times New Roman" w:eastAsia="Times New Roman" w:hAnsi="Times New Roman" w:cs="Times New Roman"/>
          <w:highlight w:val="lightGray"/>
          <w:rPrChange w:id="347" w:author="Eliza Peterson" w:date="2019-02-06T16:07:00Z">
            <w:rPr>
              <w:rFonts w:ascii="Times New Roman" w:eastAsia="Times New Roman" w:hAnsi="Times New Roman" w:cs="Times New Roman"/>
            </w:rPr>
          </w:rPrChange>
        </w:rPr>
        <w:t xml:space="preserve"> exhibit </w:t>
      </w:r>
      <w:proofErr w:type="spellStart"/>
      <w:r w:rsidR="00C54AD1" w:rsidRPr="00F02401">
        <w:rPr>
          <w:rFonts w:ascii="Times New Roman" w:eastAsia="Times New Roman" w:hAnsi="Times New Roman" w:cs="Times New Roman"/>
          <w:highlight w:val="lightGray"/>
          <w:rPrChange w:id="348" w:author="Eliza Peterson" w:date="2019-02-06T16:07:00Z">
            <w:rPr>
              <w:rFonts w:ascii="Times New Roman" w:eastAsia="Times New Roman" w:hAnsi="Times New Roman" w:cs="Times New Roman"/>
            </w:rPr>
          </w:rPrChange>
        </w:rPr>
        <w:t>bistability</w:t>
      </w:r>
      <w:proofErr w:type="spellEnd"/>
      <w:r w:rsidR="00C54AD1" w:rsidRPr="00F02401">
        <w:rPr>
          <w:rFonts w:ascii="Times New Roman" w:eastAsia="Times New Roman" w:hAnsi="Times New Roman" w:cs="Times New Roman"/>
          <w:highlight w:val="lightGray"/>
          <w:rPrChange w:id="349" w:author="Eliza Peterson" w:date="2019-02-06T16:07:00Z">
            <w:rPr>
              <w:rFonts w:ascii="Times New Roman" w:eastAsia="Times New Roman" w:hAnsi="Times New Roman" w:cs="Times New Roman"/>
            </w:rPr>
          </w:rPrChange>
        </w:rPr>
        <w:t>: when one state is active, the other is largely inactive (</w:t>
      </w:r>
      <w:r w:rsidR="004767D4" w:rsidRPr="00F02401">
        <w:rPr>
          <w:rFonts w:ascii="Times New Roman" w:eastAsia="Times New Roman" w:hAnsi="Times New Roman" w:cs="Times New Roman"/>
          <w:b/>
          <w:highlight w:val="lightGray"/>
          <w:rPrChange w:id="350" w:author="Eliza Peterson" w:date="2019-02-06T16:07:00Z">
            <w:rPr>
              <w:rFonts w:ascii="Times New Roman" w:eastAsia="Times New Roman" w:hAnsi="Times New Roman" w:cs="Times New Roman"/>
              <w:b/>
            </w:rPr>
          </w:rPrChange>
        </w:rPr>
        <w:t xml:space="preserve">Fig. </w:t>
      </w:r>
      <w:ins w:id="351" w:author="Eliza Peterson" w:date="2019-02-06T15:39:00Z">
        <w:r w:rsidR="006539F7" w:rsidRPr="00F02401">
          <w:rPr>
            <w:rFonts w:ascii="Times New Roman" w:eastAsia="Times New Roman" w:hAnsi="Times New Roman" w:cs="Times New Roman"/>
            <w:b/>
            <w:highlight w:val="lightGray"/>
            <w:rPrChange w:id="352" w:author="Eliza Peterson" w:date="2019-02-06T16:07:00Z">
              <w:rPr>
                <w:rFonts w:ascii="Times New Roman" w:eastAsia="Times New Roman" w:hAnsi="Times New Roman" w:cs="Times New Roman"/>
                <w:b/>
              </w:rPr>
            </w:rPrChange>
          </w:rPr>
          <w:t>X</w:t>
        </w:r>
      </w:ins>
      <w:del w:id="353" w:author="Eliza Peterson" w:date="2019-02-06T15:39:00Z">
        <w:r w:rsidR="004767D4" w:rsidRPr="00F02401" w:rsidDel="006539F7">
          <w:rPr>
            <w:rFonts w:ascii="Times New Roman" w:eastAsia="Times New Roman" w:hAnsi="Times New Roman" w:cs="Times New Roman"/>
            <w:b/>
            <w:highlight w:val="lightGray"/>
            <w:rPrChange w:id="354" w:author="Eliza Peterson" w:date="2019-02-06T16:07:00Z">
              <w:rPr>
                <w:rFonts w:ascii="Times New Roman" w:eastAsia="Times New Roman" w:hAnsi="Times New Roman" w:cs="Times New Roman"/>
                <w:b/>
              </w:rPr>
            </w:rPrChange>
          </w:rPr>
          <w:delText>3</w:delText>
        </w:r>
        <w:r w:rsidR="00C54AD1" w:rsidRPr="00F02401" w:rsidDel="006539F7">
          <w:rPr>
            <w:rFonts w:ascii="Times New Roman" w:eastAsia="Times New Roman" w:hAnsi="Times New Roman" w:cs="Times New Roman"/>
            <w:b/>
            <w:highlight w:val="lightGray"/>
            <w:rPrChange w:id="355" w:author="Eliza Peterson" w:date="2019-02-06T16:07:00Z">
              <w:rPr>
                <w:rFonts w:ascii="Times New Roman" w:eastAsia="Times New Roman" w:hAnsi="Times New Roman" w:cs="Times New Roman"/>
                <w:b/>
              </w:rPr>
            </w:rPrChange>
          </w:rPr>
          <w:delText>A</w:delText>
        </w:r>
      </w:del>
      <w:r w:rsidR="00C54AD1" w:rsidRPr="00F02401">
        <w:rPr>
          <w:rFonts w:ascii="Times New Roman" w:eastAsia="Times New Roman" w:hAnsi="Times New Roman" w:cs="Times New Roman"/>
          <w:highlight w:val="lightGray"/>
          <w:rPrChange w:id="356" w:author="Eliza Peterson" w:date="2019-02-06T16:07:00Z">
            <w:rPr>
              <w:rFonts w:ascii="Times New Roman" w:eastAsia="Times New Roman" w:hAnsi="Times New Roman" w:cs="Times New Roman"/>
            </w:rPr>
          </w:rPrChange>
        </w:rPr>
        <w:t xml:space="preserve">). Moreover, </w:t>
      </w:r>
      <w:r w:rsidR="00EF5506" w:rsidRPr="00F02401">
        <w:rPr>
          <w:rFonts w:ascii="Times New Roman" w:eastAsia="Times New Roman" w:hAnsi="Times New Roman" w:cs="Times New Roman"/>
          <w:highlight w:val="lightGray"/>
          <w:rPrChange w:id="357" w:author="Eliza Peterson" w:date="2019-02-06T16:07:00Z">
            <w:rPr>
              <w:rFonts w:ascii="Times New Roman" w:eastAsia="Times New Roman" w:hAnsi="Times New Roman" w:cs="Times New Roman"/>
            </w:rPr>
          </w:rPrChange>
        </w:rPr>
        <w:t>the</w:t>
      </w:r>
      <w:r w:rsidR="00953A0B" w:rsidRPr="00F02401">
        <w:rPr>
          <w:rFonts w:ascii="Times New Roman" w:eastAsia="Times New Roman" w:hAnsi="Times New Roman" w:cs="Times New Roman"/>
          <w:highlight w:val="lightGray"/>
          <w:rPrChange w:id="358" w:author="Eliza Peterson" w:date="2019-02-06T16:07:00Z">
            <w:rPr>
              <w:rFonts w:ascii="Times New Roman" w:eastAsia="Times New Roman" w:hAnsi="Times New Roman" w:cs="Times New Roman"/>
            </w:rPr>
          </w:rPrChange>
        </w:rPr>
        <w:t xml:space="preserve"> switch from sta</w:t>
      </w:r>
      <w:r w:rsidR="00752782" w:rsidRPr="00F02401">
        <w:rPr>
          <w:rFonts w:ascii="Times New Roman" w:eastAsia="Times New Roman" w:hAnsi="Times New Roman" w:cs="Times New Roman"/>
          <w:highlight w:val="lightGray"/>
          <w:rPrChange w:id="359" w:author="Eliza Peterson" w:date="2019-02-06T16:07:00Z">
            <w:rPr>
              <w:rFonts w:ascii="Times New Roman" w:eastAsia="Times New Roman" w:hAnsi="Times New Roman" w:cs="Times New Roman"/>
            </w:rPr>
          </w:rPrChange>
        </w:rPr>
        <w:t xml:space="preserve">ge I to </w:t>
      </w:r>
      <w:r w:rsidR="003C36AD" w:rsidRPr="00F02401">
        <w:rPr>
          <w:rFonts w:ascii="Times New Roman" w:eastAsia="Times New Roman" w:hAnsi="Times New Roman" w:cs="Times New Roman"/>
          <w:highlight w:val="lightGray"/>
          <w:rPrChange w:id="360" w:author="Eliza Peterson" w:date="2019-02-06T16:07:00Z">
            <w:rPr>
              <w:rFonts w:ascii="Times New Roman" w:eastAsia="Times New Roman" w:hAnsi="Times New Roman" w:cs="Times New Roman"/>
            </w:rPr>
          </w:rPrChange>
        </w:rPr>
        <w:t>stage II hypoxia</w:t>
      </w:r>
      <w:r w:rsidR="00752782" w:rsidRPr="00F02401">
        <w:rPr>
          <w:rFonts w:ascii="Times New Roman" w:eastAsia="Times New Roman" w:hAnsi="Times New Roman" w:cs="Times New Roman"/>
          <w:highlight w:val="lightGray"/>
          <w:rPrChange w:id="361" w:author="Eliza Peterson" w:date="2019-02-06T16:07:00Z">
            <w:rPr>
              <w:rFonts w:ascii="Times New Roman" w:eastAsia="Times New Roman" w:hAnsi="Times New Roman" w:cs="Times New Roman"/>
            </w:rPr>
          </w:rPrChange>
        </w:rPr>
        <w:t xml:space="preserve"> takes place</w:t>
      </w:r>
      <w:r w:rsidR="00953A0B" w:rsidRPr="00F02401">
        <w:rPr>
          <w:rFonts w:ascii="Times New Roman" w:eastAsia="Times New Roman" w:hAnsi="Times New Roman" w:cs="Times New Roman"/>
          <w:highlight w:val="lightGray"/>
          <w:rPrChange w:id="362" w:author="Eliza Peterson" w:date="2019-02-06T16:07:00Z">
            <w:rPr>
              <w:rFonts w:ascii="Times New Roman" w:eastAsia="Times New Roman" w:hAnsi="Times New Roman" w:cs="Times New Roman"/>
            </w:rPr>
          </w:rPrChange>
        </w:rPr>
        <w:t xml:space="preserve"> </w:t>
      </w:r>
      <w:r w:rsidR="00752782" w:rsidRPr="00F02401">
        <w:rPr>
          <w:rFonts w:ascii="Times New Roman" w:eastAsia="Times New Roman" w:hAnsi="Times New Roman" w:cs="Times New Roman"/>
          <w:highlight w:val="lightGray"/>
          <w:rPrChange w:id="363" w:author="Eliza Peterson" w:date="2019-02-06T16:07:00Z">
            <w:rPr>
              <w:rFonts w:ascii="Times New Roman" w:eastAsia="Times New Roman" w:hAnsi="Times New Roman" w:cs="Times New Roman"/>
            </w:rPr>
          </w:rPrChange>
        </w:rPr>
        <w:t>~</w:t>
      </w:r>
      <w:r w:rsidR="00953A0B" w:rsidRPr="00F02401">
        <w:rPr>
          <w:rFonts w:ascii="Times New Roman" w:eastAsia="Times New Roman" w:hAnsi="Times New Roman" w:cs="Times New Roman"/>
          <w:highlight w:val="lightGray"/>
          <w:rPrChange w:id="364" w:author="Eliza Peterson" w:date="2019-02-06T16:07:00Z">
            <w:rPr>
              <w:rFonts w:ascii="Times New Roman" w:eastAsia="Times New Roman" w:hAnsi="Times New Roman" w:cs="Times New Roman"/>
            </w:rPr>
          </w:rPrChange>
        </w:rPr>
        <w:t>40-hours after</w:t>
      </w:r>
      <w:r w:rsidR="00A02FFE" w:rsidRPr="00F02401">
        <w:rPr>
          <w:rFonts w:ascii="Times New Roman" w:eastAsia="Times New Roman" w:hAnsi="Times New Roman" w:cs="Times New Roman"/>
          <w:highlight w:val="lightGray"/>
          <w:rPrChange w:id="365" w:author="Eliza Peterson" w:date="2019-02-06T16:07:00Z">
            <w:rPr>
              <w:rFonts w:ascii="Times New Roman" w:eastAsia="Times New Roman" w:hAnsi="Times New Roman" w:cs="Times New Roman"/>
            </w:rPr>
          </w:rPrChange>
        </w:rPr>
        <w:t xml:space="preserve"> entering hy</w:t>
      </w:r>
      <w:r w:rsidR="00C54AD1" w:rsidRPr="00F02401">
        <w:rPr>
          <w:rFonts w:ascii="Times New Roman" w:eastAsia="Times New Roman" w:hAnsi="Times New Roman" w:cs="Times New Roman"/>
          <w:highlight w:val="lightGray"/>
          <w:rPrChange w:id="366" w:author="Eliza Peterson" w:date="2019-02-06T16:07:00Z">
            <w:rPr>
              <w:rFonts w:ascii="Times New Roman" w:eastAsia="Times New Roman" w:hAnsi="Times New Roman" w:cs="Times New Roman"/>
            </w:rPr>
          </w:rPrChange>
        </w:rPr>
        <w:t>poxia</w:t>
      </w:r>
      <w:r w:rsidRPr="00F02401">
        <w:rPr>
          <w:rFonts w:ascii="Times New Roman" w:eastAsia="Times New Roman" w:hAnsi="Times New Roman" w:cs="Times New Roman"/>
          <w:highlight w:val="lightGray"/>
          <w:rPrChange w:id="367" w:author="Eliza Peterson" w:date="2019-02-06T16:07:00Z">
            <w:rPr>
              <w:rFonts w:ascii="Times New Roman" w:eastAsia="Times New Roman" w:hAnsi="Times New Roman" w:cs="Times New Roman"/>
            </w:rPr>
          </w:rPrChange>
        </w:rPr>
        <w:t xml:space="preserve">. Such </w:t>
      </w:r>
      <w:r w:rsidR="00970F51" w:rsidRPr="00F02401">
        <w:rPr>
          <w:rFonts w:ascii="Times New Roman" w:eastAsia="Times New Roman" w:hAnsi="Times New Roman" w:cs="Times New Roman"/>
          <w:highlight w:val="lightGray"/>
          <w:rPrChange w:id="368" w:author="Eliza Peterson" w:date="2019-02-06T16:07:00Z">
            <w:rPr>
              <w:rFonts w:ascii="Times New Roman" w:eastAsia="Times New Roman" w:hAnsi="Times New Roman" w:cs="Times New Roman"/>
            </w:rPr>
          </w:rPrChange>
        </w:rPr>
        <w:t xml:space="preserve">temporal expression </w:t>
      </w:r>
      <w:r w:rsidR="00D77CE8" w:rsidRPr="00F02401">
        <w:rPr>
          <w:rFonts w:ascii="Times New Roman" w:eastAsia="Times New Roman" w:hAnsi="Times New Roman" w:cs="Times New Roman"/>
          <w:highlight w:val="lightGray"/>
          <w:rPrChange w:id="369" w:author="Eliza Peterson" w:date="2019-02-06T16:07:00Z">
            <w:rPr>
              <w:rFonts w:ascii="Times New Roman" w:eastAsia="Times New Roman" w:hAnsi="Times New Roman" w:cs="Times New Roman"/>
            </w:rPr>
          </w:rPrChange>
        </w:rPr>
        <w:t>dynamics is indicative of</w:t>
      </w:r>
      <w:r w:rsidR="00B91CA7" w:rsidRPr="00F02401">
        <w:rPr>
          <w:rFonts w:ascii="Times New Roman" w:eastAsia="Times New Roman" w:hAnsi="Times New Roman" w:cs="Times New Roman"/>
          <w:highlight w:val="lightGray"/>
          <w:rPrChange w:id="370" w:author="Eliza Peterson" w:date="2019-02-06T16:07:00Z">
            <w:rPr>
              <w:rFonts w:ascii="Times New Roman" w:eastAsia="Times New Roman" w:hAnsi="Times New Roman" w:cs="Times New Roman"/>
            </w:rPr>
          </w:rPrChange>
        </w:rPr>
        <w:t xml:space="preserve"> </w:t>
      </w:r>
      <w:r w:rsidR="00D77CE8" w:rsidRPr="00F02401">
        <w:rPr>
          <w:rFonts w:ascii="Times New Roman" w:eastAsia="Times New Roman" w:hAnsi="Times New Roman" w:cs="Times New Roman"/>
          <w:highlight w:val="lightGray"/>
          <w:rPrChange w:id="371" w:author="Eliza Peterson" w:date="2019-02-06T16:07:00Z">
            <w:rPr>
              <w:rFonts w:ascii="Times New Roman" w:eastAsia="Times New Roman" w:hAnsi="Times New Roman" w:cs="Times New Roman"/>
            </w:rPr>
          </w:rPrChange>
        </w:rPr>
        <w:t xml:space="preserve">a </w:t>
      </w:r>
      <w:r w:rsidR="00B91CA7" w:rsidRPr="00F02401">
        <w:rPr>
          <w:rFonts w:ascii="Times New Roman" w:eastAsia="Times New Roman" w:hAnsi="Times New Roman" w:cs="Times New Roman"/>
          <w:highlight w:val="lightGray"/>
          <w:rPrChange w:id="372" w:author="Eliza Peterson" w:date="2019-02-06T16:07:00Z">
            <w:rPr>
              <w:rFonts w:ascii="Times New Roman" w:eastAsia="Times New Roman" w:hAnsi="Times New Roman" w:cs="Times New Roman"/>
            </w:rPr>
          </w:rPrChange>
        </w:rPr>
        <w:t xml:space="preserve">delay element </w:t>
      </w:r>
      <w:r w:rsidR="00D77CE8" w:rsidRPr="00F02401">
        <w:rPr>
          <w:rFonts w:ascii="Times New Roman" w:eastAsia="Times New Roman" w:hAnsi="Times New Roman" w:cs="Times New Roman"/>
          <w:highlight w:val="lightGray"/>
          <w:rPrChange w:id="373" w:author="Eliza Peterson" w:date="2019-02-06T16:07:00Z">
            <w:rPr>
              <w:rFonts w:ascii="Times New Roman" w:eastAsia="Times New Roman" w:hAnsi="Times New Roman" w:cs="Times New Roman"/>
            </w:rPr>
          </w:rPrChange>
        </w:rPr>
        <w:t xml:space="preserve">that is </w:t>
      </w:r>
      <w:r w:rsidR="00970F51" w:rsidRPr="00F02401">
        <w:rPr>
          <w:rFonts w:ascii="Times New Roman" w:eastAsia="Times New Roman" w:hAnsi="Times New Roman" w:cs="Times New Roman"/>
          <w:highlight w:val="lightGray"/>
          <w:rPrChange w:id="374" w:author="Eliza Peterson" w:date="2019-02-06T16:07:00Z">
            <w:rPr>
              <w:rFonts w:ascii="Times New Roman" w:eastAsia="Times New Roman" w:hAnsi="Times New Roman" w:cs="Times New Roman"/>
            </w:rPr>
          </w:rPrChange>
        </w:rPr>
        <w:t xml:space="preserve">commonly </w:t>
      </w:r>
      <w:r w:rsidR="00D77CE8" w:rsidRPr="00F02401">
        <w:rPr>
          <w:rFonts w:ascii="Times New Roman" w:eastAsia="Times New Roman" w:hAnsi="Times New Roman" w:cs="Times New Roman"/>
          <w:highlight w:val="lightGray"/>
          <w:rPrChange w:id="375" w:author="Eliza Peterson" w:date="2019-02-06T16:07:00Z">
            <w:rPr>
              <w:rFonts w:ascii="Times New Roman" w:eastAsia="Times New Roman" w:hAnsi="Times New Roman" w:cs="Times New Roman"/>
            </w:rPr>
          </w:rPrChange>
        </w:rPr>
        <w:t>associated with</w:t>
      </w:r>
      <w:r w:rsidR="00B91CA7" w:rsidRPr="00F02401">
        <w:rPr>
          <w:rFonts w:ascii="Times New Roman" w:eastAsia="Times New Roman" w:hAnsi="Times New Roman" w:cs="Times New Roman"/>
          <w:highlight w:val="lightGray"/>
          <w:rPrChange w:id="376" w:author="Eliza Peterson" w:date="2019-02-06T16:07:00Z">
            <w:rPr>
              <w:rFonts w:ascii="Times New Roman" w:eastAsia="Times New Roman" w:hAnsi="Times New Roman" w:cs="Times New Roman"/>
            </w:rPr>
          </w:rPrChange>
        </w:rPr>
        <w:t xml:space="preserve"> </w:t>
      </w:r>
      <w:r w:rsidR="00D77CE8" w:rsidRPr="00F02401">
        <w:rPr>
          <w:rFonts w:ascii="Times New Roman" w:eastAsia="Times New Roman" w:hAnsi="Times New Roman" w:cs="Times New Roman"/>
          <w:highlight w:val="lightGray"/>
          <w:rPrChange w:id="377" w:author="Eliza Peterson" w:date="2019-02-06T16:07:00Z">
            <w:rPr>
              <w:rFonts w:ascii="Times New Roman" w:eastAsia="Times New Roman" w:hAnsi="Times New Roman" w:cs="Times New Roman"/>
            </w:rPr>
          </w:rPrChange>
        </w:rPr>
        <w:t xml:space="preserve">regulatory circuitry patterns known as </w:t>
      </w:r>
      <w:r w:rsidR="00B91CA7" w:rsidRPr="00F02401">
        <w:rPr>
          <w:rFonts w:ascii="Times New Roman" w:eastAsia="Times New Roman" w:hAnsi="Times New Roman" w:cs="Times New Roman"/>
          <w:highlight w:val="lightGray"/>
          <w:rPrChange w:id="378" w:author="Eliza Peterson" w:date="2019-02-06T16:07:00Z">
            <w:rPr>
              <w:rFonts w:ascii="Times New Roman" w:eastAsia="Times New Roman" w:hAnsi="Times New Roman" w:cs="Times New Roman"/>
            </w:rPr>
          </w:rPrChange>
        </w:rPr>
        <w:t>feedforward loop</w:t>
      </w:r>
      <w:r w:rsidR="00D77CE8" w:rsidRPr="00F02401">
        <w:rPr>
          <w:rFonts w:ascii="Times New Roman" w:eastAsia="Times New Roman" w:hAnsi="Times New Roman" w:cs="Times New Roman"/>
          <w:highlight w:val="lightGray"/>
          <w:rPrChange w:id="379" w:author="Eliza Peterson" w:date="2019-02-06T16:07:00Z">
            <w:rPr>
              <w:rFonts w:ascii="Times New Roman" w:eastAsia="Times New Roman" w:hAnsi="Times New Roman" w:cs="Times New Roman"/>
            </w:rPr>
          </w:rPrChange>
        </w:rPr>
        <w:t>s</w:t>
      </w:r>
      <w:r w:rsidR="00916206" w:rsidRPr="00F02401">
        <w:rPr>
          <w:rFonts w:ascii="Times New Roman" w:eastAsia="Times New Roman" w:hAnsi="Times New Roman" w:cs="Times New Roman"/>
          <w:highlight w:val="lightGray"/>
          <w:rPrChange w:id="380" w:author="Eliza Peterson" w:date="2019-02-06T16:07:00Z">
            <w:rPr>
              <w:rFonts w:ascii="Times New Roman" w:eastAsia="Times New Roman" w:hAnsi="Times New Roman" w:cs="Times New Roman"/>
            </w:rPr>
          </w:rPrChange>
        </w:rPr>
        <w:t xml:space="preserve"> (FFLs)</w:t>
      </w:r>
      <w:r w:rsidR="001738A5" w:rsidRPr="00F02401">
        <w:rPr>
          <w:rFonts w:ascii="Times New Roman" w:eastAsia="Times New Roman" w:hAnsi="Times New Roman" w:cs="Times New Roman"/>
          <w:highlight w:val="lightGray"/>
          <w:rPrChange w:id="381" w:author="Eliza Peterson" w:date="2019-02-06T16:07:00Z">
            <w:rPr>
              <w:rFonts w:ascii="Times New Roman" w:eastAsia="Times New Roman" w:hAnsi="Times New Roman" w:cs="Times New Roman"/>
            </w:rPr>
          </w:rPrChange>
        </w:rPr>
        <w:fldChar w:fldCharType="begin"/>
      </w:r>
      <w:r w:rsidR="00F75662" w:rsidRPr="00F02401">
        <w:rPr>
          <w:rFonts w:ascii="Times New Roman" w:eastAsia="Times New Roman" w:hAnsi="Times New Roman" w:cs="Times New Roman"/>
          <w:highlight w:val="lightGray"/>
          <w:rPrChange w:id="382" w:author="Eliza Peterson" w:date="2019-02-06T16:07:00Z">
            <w:rPr>
              <w:rFonts w:ascii="Times New Roman" w:eastAsia="Times New Roman" w:hAnsi="Times New Roman" w:cs="Times New Roman"/>
            </w:rPr>
          </w:rPrChange>
        </w:rPr>
        <w:instrText xml:space="preserve"> ADDIN EN.CITE &lt;EndNote&gt;&lt;Cite&gt;&lt;Author&gt;Mangan&lt;/Author&gt;&lt;Year&gt;2003&lt;/Year&gt;&lt;RecNum&gt;1625&lt;/RecNum&gt;&lt;DisplayText&gt;&lt;style face="superscript"&gt;19&lt;/style&gt;&lt;/DisplayText&gt;&lt;record&gt;&lt;rec-number&gt;1625&lt;/rec-number&gt;&lt;foreign-keys&gt;&lt;key app="EN" db-id="d2r9zze949dxtjefpfqvxrwj9ax2atddseza" timestamp="1533747717"&gt;1625&lt;/key&gt;&lt;/foreign-keys&gt;&lt;ref-type name="Journal Article"&gt;17&lt;/ref-type&gt;&lt;contributors&gt;&lt;authors&gt;&lt;author&gt;Mangan, S.&lt;/author&gt;&lt;author&gt;Zaslaver, A.&lt;/author&gt;&lt;author&gt;Alon, U.&lt;/author&gt;&lt;/authors&gt;&lt;/contributors&gt;&lt;auth-address&gt;Department of Molecular Cell Biology, Weizmann Institute of Science, Rehovot 76100, Israel.&lt;/auth-address&gt;&lt;titles&gt;&lt;title&gt;The coherent feedforward loop serves as a sign-sensitive delay element in transcription networks&lt;/title&gt;&lt;secondary-title&gt;J Mol Biol&lt;/secondary-title&gt;&lt;/titles&gt;&lt;periodical&gt;&lt;full-title&gt;J Mol Biol&lt;/full-title&gt;&lt;/periodical&gt;&lt;pages&gt;197-204&lt;/pages&gt;&lt;volume&gt;334&lt;/volume&gt;&lt;number&gt;2&lt;/number&gt;&lt;keywords&gt;&lt;keyword&gt;Arabinose/metabolism&lt;/keyword&gt;&lt;keyword&gt;Cyclic AMP/metabolism&lt;/keyword&gt;&lt;keyword&gt;Cytarabine/metabolism&lt;/keyword&gt;&lt;keyword&gt;Escherichia coli/genetics/physiology&lt;/keyword&gt;&lt;keyword&gt;Gene Expression Regulation/*physiology&lt;/keyword&gt;&lt;keyword&gt;Transcription, Genetic/*physiology&lt;/keyword&gt;&lt;/keywords&gt;&lt;dates&gt;&lt;year&gt;2003&lt;/year&gt;&lt;pub-dates&gt;&lt;date&gt;Nov 21&lt;/date&gt;&lt;/pub-dates&gt;&lt;/dates&gt;&lt;isbn&gt;0022-2836 (Print)&amp;#xD;0022-2836 (Linking)&lt;/isbn&gt;&lt;accession-num&gt;14607112&lt;/accession-num&gt;&lt;urls&gt;&lt;related-urls&gt;&lt;url&gt;https://www.ncbi.nlm.nih.gov/pubmed/14607112&lt;/url&gt;&lt;/related-urls&gt;&lt;/urls&gt;&lt;/record&gt;&lt;/Cite&gt;&lt;/EndNote&gt;</w:instrText>
      </w:r>
      <w:r w:rsidR="001738A5" w:rsidRPr="00F02401">
        <w:rPr>
          <w:rFonts w:ascii="Times New Roman" w:eastAsia="Times New Roman" w:hAnsi="Times New Roman" w:cs="Times New Roman"/>
          <w:highlight w:val="lightGray"/>
          <w:rPrChange w:id="383"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384" w:author="Eliza Peterson" w:date="2019-02-06T16:07:00Z">
            <w:rPr>
              <w:rFonts w:ascii="Times New Roman" w:eastAsia="Times New Roman" w:hAnsi="Times New Roman" w:cs="Times New Roman"/>
              <w:noProof/>
              <w:vertAlign w:val="superscript"/>
            </w:rPr>
          </w:rPrChange>
        </w:rPr>
        <w:t>19</w:t>
      </w:r>
      <w:r w:rsidR="001738A5" w:rsidRPr="00F02401">
        <w:rPr>
          <w:rFonts w:ascii="Times New Roman" w:eastAsia="Times New Roman" w:hAnsi="Times New Roman" w:cs="Times New Roman"/>
          <w:highlight w:val="lightGray"/>
          <w:rPrChange w:id="385" w:author="Eliza Peterson" w:date="2019-02-06T16:07:00Z">
            <w:rPr>
              <w:rFonts w:ascii="Times New Roman" w:eastAsia="Times New Roman" w:hAnsi="Times New Roman" w:cs="Times New Roman"/>
            </w:rPr>
          </w:rPrChange>
        </w:rPr>
        <w:fldChar w:fldCharType="end"/>
      </w:r>
      <w:r w:rsidR="00B91CA7" w:rsidRPr="00F02401">
        <w:rPr>
          <w:rFonts w:ascii="Times New Roman" w:eastAsia="Times New Roman" w:hAnsi="Times New Roman" w:cs="Times New Roman"/>
          <w:highlight w:val="lightGray"/>
          <w:rPrChange w:id="386" w:author="Eliza Peterson" w:date="2019-02-06T16:07:00Z">
            <w:rPr>
              <w:rFonts w:ascii="Times New Roman" w:eastAsia="Times New Roman" w:hAnsi="Times New Roman" w:cs="Times New Roman"/>
            </w:rPr>
          </w:rPrChange>
        </w:rPr>
        <w:t>.</w:t>
      </w:r>
      <w:r w:rsidR="00D77CE8" w:rsidRPr="00F02401">
        <w:rPr>
          <w:rFonts w:ascii="Times New Roman" w:eastAsia="Times New Roman" w:hAnsi="Times New Roman" w:cs="Times New Roman"/>
          <w:highlight w:val="lightGray"/>
          <w:rPrChange w:id="387" w:author="Eliza Peterson" w:date="2019-02-06T16:07:00Z">
            <w:rPr>
              <w:rFonts w:ascii="Times New Roman" w:eastAsia="Times New Roman" w:hAnsi="Times New Roman" w:cs="Times New Roman"/>
            </w:rPr>
          </w:rPrChange>
        </w:rPr>
        <w:t xml:space="preserve"> </w:t>
      </w:r>
      <w:r w:rsidR="00727D3B" w:rsidRPr="00F02401">
        <w:rPr>
          <w:rFonts w:ascii="Times New Roman" w:eastAsia="Times New Roman" w:hAnsi="Times New Roman" w:cs="Times New Roman"/>
          <w:highlight w:val="lightGray"/>
          <w:rPrChange w:id="388" w:author="Eliza Peterson" w:date="2019-02-06T16:07:00Z">
            <w:rPr>
              <w:rFonts w:ascii="Times New Roman" w:eastAsia="Times New Roman" w:hAnsi="Times New Roman" w:cs="Times New Roman"/>
            </w:rPr>
          </w:rPrChange>
        </w:rPr>
        <w:t xml:space="preserve">To unbiasedly search for </w:t>
      </w:r>
      <w:r w:rsidR="002979A1" w:rsidRPr="00F02401">
        <w:rPr>
          <w:rFonts w:ascii="Times New Roman" w:eastAsia="Times New Roman" w:hAnsi="Times New Roman" w:cs="Times New Roman"/>
          <w:highlight w:val="lightGray"/>
          <w:rPrChange w:id="389" w:author="Eliza Peterson" w:date="2019-02-06T16:07:00Z">
            <w:rPr>
              <w:rFonts w:ascii="Times New Roman" w:eastAsia="Times New Roman" w:hAnsi="Times New Roman" w:cs="Times New Roman"/>
            </w:rPr>
          </w:rPrChange>
        </w:rPr>
        <w:t>circuitry patterns</w:t>
      </w:r>
      <w:r w:rsidR="00727D3B" w:rsidRPr="00F02401">
        <w:rPr>
          <w:rFonts w:ascii="Times New Roman" w:eastAsia="Times New Roman" w:hAnsi="Times New Roman" w:cs="Times New Roman"/>
          <w:highlight w:val="lightGray"/>
          <w:rPrChange w:id="390" w:author="Eliza Peterson" w:date="2019-02-06T16:07:00Z">
            <w:rPr>
              <w:rFonts w:ascii="Times New Roman" w:eastAsia="Times New Roman" w:hAnsi="Times New Roman" w:cs="Times New Roman"/>
            </w:rPr>
          </w:rPrChange>
        </w:rPr>
        <w:t>, in particular certain cla</w:t>
      </w:r>
      <w:r w:rsidR="00953A0B" w:rsidRPr="00F02401">
        <w:rPr>
          <w:rFonts w:ascii="Times New Roman" w:eastAsia="Times New Roman" w:hAnsi="Times New Roman" w:cs="Times New Roman"/>
          <w:highlight w:val="lightGray"/>
          <w:rPrChange w:id="391" w:author="Eliza Peterson" w:date="2019-02-06T16:07:00Z">
            <w:rPr>
              <w:rFonts w:ascii="Times New Roman" w:eastAsia="Times New Roman" w:hAnsi="Times New Roman" w:cs="Times New Roman"/>
            </w:rPr>
          </w:rPrChange>
        </w:rPr>
        <w:t>sses of FFL</w:t>
      </w:r>
      <w:r w:rsidR="00C0355D" w:rsidRPr="00F02401">
        <w:rPr>
          <w:rFonts w:ascii="Times New Roman" w:eastAsia="Times New Roman" w:hAnsi="Times New Roman" w:cs="Times New Roman"/>
          <w:highlight w:val="lightGray"/>
          <w:rPrChange w:id="392" w:author="Eliza Peterson" w:date="2019-02-06T16:07:00Z">
            <w:rPr>
              <w:rFonts w:ascii="Times New Roman" w:eastAsia="Times New Roman" w:hAnsi="Times New Roman" w:cs="Times New Roman"/>
            </w:rPr>
          </w:rPrChange>
        </w:rPr>
        <w:t>s</w:t>
      </w:r>
      <w:r w:rsidR="00953A0B" w:rsidRPr="00F02401">
        <w:rPr>
          <w:rFonts w:ascii="Times New Roman" w:eastAsia="Times New Roman" w:hAnsi="Times New Roman" w:cs="Times New Roman"/>
          <w:highlight w:val="lightGray"/>
          <w:rPrChange w:id="393" w:author="Eliza Peterson" w:date="2019-02-06T16:07:00Z">
            <w:rPr>
              <w:rFonts w:ascii="Times New Roman" w:eastAsia="Times New Roman" w:hAnsi="Times New Roman" w:cs="Times New Roman"/>
            </w:rPr>
          </w:rPrChange>
        </w:rPr>
        <w:t xml:space="preserve">, we analyzed experimentally determined </w:t>
      </w:r>
      <w:r w:rsidR="00A2236F" w:rsidRPr="00F02401">
        <w:rPr>
          <w:rFonts w:ascii="Times New Roman" w:eastAsia="Times New Roman" w:hAnsi="Times New Roman" w:cs="Times New Roman"/>
          <w:highlight w:val="lightGray"/>
          <w:rPrChange w:id="394" w:author="Eliza Peterson" w:date="2019-02-06T16:07:00Z">
            <w:rPr>
              <w:rFonts w:ascii="Times New Roman" w:eastAsia="Times New Roman" w:hAnsi="Times New Roman" w:cs="Times New Roman"/>
            </w:rPr>
          </w:rPrChange>
        </w:rPr>
        <w:t>transcription factor (</w:t>
      </w:r>
      <w:r w:rsidR="00D662B6" w:rsidRPr="00F02401">
        <w:rPr>
          <w:rFonts w:ascii="Times New Roman" w:eastAsia="Times New Roman" w:hAnsi="Times New Roman" w:cs="Times New Roman"/>
          <w:highlight w:val="lightGray"/>
          <w:rPrChange w:id="395" w:author="Eliza Peterson" w:date="2019-02-06T16:07:00Z">
            <w:rPr>
              <w:rFonts w:ascii="Times New Roman" w:eastAsia="Times New Roman" w:hAnsi="Times New Roman" w:cs="Times New Roman"/>
            </w:rPr>
          </w:rPrChange>
        </w:rPr>
        <w:t>TF</w:t>
      </w:r>
      <w:r w:rsidR="00A2236F" w:rsidRPr="00F02401">
        <w:rPr>
          <w:rFonts w:ascii="Times New Roman" w:eastAsia="Times New Roman" w:hAnsi="Times New Roman" w:cs="Times New Roman"/>
          <w:highlight w:val="lightGray"/>
          <w:rPrChange w:id="396" w:author="Eliza Peterson" w:date="2019-02-06T16:07:00Z">
            <w:rPr>
              <w:rFonts w:ascii="Times New Roman" w:eastAsia="Times New Roman" w:hAnsi="Times New Roman" w:cs="Times New Roman"/>
            </w:rPr>
          </w:rPrChange>
        </w:rPr>
        <w:t>)</w:t>
      </w:r>
      <w:r w:rsidR="00D662B6" w:rsidRPr="00F02401">
        <w:rPr>
          <w:rFonts w:ascii="Times New Roman" w:eastAsia="Times New Roman" w:hAnsi="Times New Roman" w:cs="Times New Roman"/>
          <w:highlight w:val="lightGray"/>
          <w:rPrChange w:id="397" w:author="Eliza Peterson" w:date="2019-02-06T16:07:00Z">
            <w:rPr>
              <w:rFonts w:ascii="Times New Roman" w:eastAsia="Times New Roman" w:hAnsi="Times New Roman" w:cs="Times New Roman"/>
            </w:rPr>
          </w:rPrChange>
        </w:rPr>
        <w:t>-target</w:t>
      </w:r>
      <w:r w:rsidR="00953A0B" w:rsidRPr="00F02401">
        <w:rPr>
          <w:rFonts w:ascii="Times New Roman" w:eastAsia="Times New Roman" w:hAnsi="Times New Roman" w:cs="Times New Roman"/>
          <w:highlight w:val="lightGray"/>
          <w:rPrChange w:id="398" w:author="Eliza Peterson" w:date="2019-02-06T16:07:00Z">
            <w:rPr>
              <w:rFonts w:ascii="Times New Roman" w:eastAsia="Times New Roman" w:hAnsi="Times New Roman" w:cs="Times New Roman"/>
            </w:rPr>
          </w:rPrChange>
        </w:rPr>
        <w:t xml:space="preserve"> </w:t>
      </w:r>
      <w:r w:rsidR="00D662B6" w:rsidRPr="00F02401">
        <w:rPr>
          <w:rFonts w:ascii="Times New Roman" w:eastAsia="Times New Roman" w:hAnsi="Times New Roman" w:cs="Times New Roman"/>
          <w:highlight w:val="lightGray"/>
          <w:rPrChange w:id="399" w:author="Eliza Peterson" w:date="2019-02-06T16:07:00Z">
            <w:rPr>
              <w:rFonts w:ascii="Times New Roman" w:eastAsia="Times New Roman" w:hAnsi="Times New Roman" w:cs="Times New Roman"/>
            </w:rPr>
          </w:rPrChange>
        </w:rPr>
        <w:t>interactions from</w:t>
      </w:r>
      <w:r w:rsidR="00953A0B" w:rsidRPr="00F02401">
        <w:rPr>
          <w:rFonts w:ascii="Times New Roman" w:eastAsia="Times New Roman" w:hAnsi="Times New Roman" w:cs="Times New Roman"/>
          <w:highlight w:val="lightGray"/>
          <w:rPrChange w:id="400" w:author="Eliza Peterson" w:date="2019-02-06T16:07:00Z">
            <w:rPr>
              <w:rFonts w:ascii="Times New Roman" w:eastAsia="Times New Roman" w:hAnsi="Times New Roman" w:cs="Times New Roman"/>
            </w:rPr>
          </w:rPrChange>
        </w:rPr>
        <w:t xml:space="preserve"> </w:t>
      </w:r>
      <w:proofErr w:type="spellStart"/>
      <w:r w:rsidR="00953A0B" w:rsidRPr="00F02401">
        <w:rPr>
          <w:rFonts w:ascii="Times New Roman" w:eastAsia="Times New Roman" w:hAnsi="Times New Roman" w:cs="Times New Roman"/>
          <w:highlight w:val="lightGray"/>
          <w:rPrChange w:id="401" w:author="Eliza Peterson" w:date="2019-02-06T16:07:00Z">
            <w:rPr>
              <w:rFonts w:ascii="Times New Roman" w:eastAsia="Times New Roman" w:hAnsi="Times New Roman" w:cs="Times New Roman"/>
            </w:rPr>
          </w:rPrChange>
        </w:rPr>
        <w:t>ChIP-seq</w:t>
      </w:r>
      <w:proofErr w:type="spellEnd"/>
      <w:r w:rsidR="00953A0B" w:rsidRPr="00F02401">
        <w:rPr>
          <w:rFonts w:ascii="Times New Roman" w:eastAsia="Times New Roman" w:hAnsi="Times New Roman" w:cs="Times New Roman"/>
          <w:highlight w:val="lightGray"/>
          <w:rPrChange w:id="402" w:author="Eliza Peterson" w:date="2019-02-06T16:07:00Z">
            <w:rPr>
              <w:rFonts w:ascii="Times New Roman" w:eastAsia="Times New Roman" w:hAnsi="Times New Roman" w:cs="Times New Roman"/>
            </w:rPr>
          </w:rPrChange>
        </w:rPr>
        <w:t xml:space="preserve"> analysis of 154 of the ~217 TFs in MTB</w:t>
      </w:r>
      <w:r w:rsidR="001738A5" w:rsidRPr="00F02401">
        <w:rPr>
          <w:rFonts w:ascii="Times New Roman" w:eastAsia="Times New Roman" w:hAnsi="Times New Roman" w:cs="Times New Roman"/>
          <w:highlight w:val="lightGray"/>
          <w:rPrChange w:id="403" w:author="Eliza Peterson" w:date="2019-02-06T16:07:00Z">
            <w:rPr>
              <w:rFonts w:ascii="Times New Roman" w:eastAsia="Times New Roman" w:hAnsi="Times New Roman" w:cs="Times New Roman"/>
            </w:rPr>
          </w:rPrChange>
        </w:rPr>
        <w:fldChar w:fldCharType="begin">
          <w:fldData xml:space="preserve">PEVuZE5vdGU+PENpdGU+PEF1dGhvcj5NaW5jaDwvQXV0aG9yPjxZZWFyPjIwMTU8L1llYXI+PFJl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=
</w:fldData>
        </w:fldChar>
      </w:r>
      <w:r w:rsidR="00F75662" w:rsidRPr="00F02401">
        <w:rPr>
          <w:rFonts w:ascii="Times New Roman" w:eastAsia="Times New Roman" w:hAnsi="Times New Roman" w:cs="Times New Roman"/>
          <w:highlight w:val="lightGray"/>
          <w:rPrChange w:id="404" w:author="Eliza Peterson" w:date="2019-02-06T16:07:00Z">
            <w:rPr>
              <w:rFonts w:ascii="Times New Roman" w:eastAsia="Times New Roman" w:hAnsi="Times New Roman" w:cs="Times New Roman"/>
            </w:rPr>
          </w:rPrChange>
        </w:rPr>
        <w:instrText xml:space="preserve"> ADDIN EN.CITE </w:instrText>
      </w:r>
      <w:r w:rsidR="00F75662" w:rsidRPr="00F02401">
        <w:rPr>
          <w:rFonts w:ascii="Times New Roman" w:eastAsia="Times New Roman" w:hAnsi="Times New Roman" w:cs="Times New Roman"/>
          <w:highlight w:val="lightGray"/>
          <w:rPrChange w:id="405" w:author="Eliza Peterson" w:date="2019-02-06T16:07:00Z">
            <w:rPr>
              <w:rFonts w:ascii="Times New Roman" w:eastAsia="Times New Roman" w:hAnsi="Times New Roman" w:cs="Times New Roman"/>
            </w:rPr>
          </w:rPrChange>
        </w:rPr>
        <w:fldChar w:fldCharType="begin">
          <w:fldData xml:space="preserve">PEVuZE5vdGU+PENpdGU+PEF1dGhvcj5NaW5jaDwvQXV0aG9yPjxZZWFyPjIwMTU8L1llYXI+PFJl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=
</w:fldData>
        </w:fldChar>
      </w:r>
      <w:r w:rsidR="00F75662" w:rsidRPr="00F02401">
        <w:rPr>
          <w:rFonts w:ascii="Times New Roman" w:eastAsia="Times New Roman" w:hAnsi="Times New Roman" w:cs="Times New Roman"/>
          <w:highlight w:val="lightGray"/>
          <w:rPrChange w:id="406" w:author="Eliza Peterson" w:date="2019-02-06T16:07:00Z">
            <w:rPr>
              <w:rFonts w:ascii="Times New Roman" w:eastAsia="Times New Roman" w:hAnsi="Times New Roman" w:cs="Times New Roman"/>
            </w:rPr>
          </w:rPrChange>
        </w:rPr>
        <w:instrText xml:space="preserve"> ADDIN EN.CITE.DATA </w:instrText>
      </w:r>
      <w:r w:rsidR="00F75662" w:rsidRPr="00F02401">
        <w:rPr>
          <w:rFonts w:ascii="Times New Roman" w:eastAsia="Times New Roman" w:hAnsi="Times New Roman" w:cs="Times New Roman"/>
          <w:highlight w:val="lightGray"/>
          <w:rPrChange w:id="407" w:author="Eliza Peterson" w:date="2019-02-06T16:07:00Z">
            <w:rPr>
              <w:rFonts w:ascii="Times New Roman" w:eastAsia="Times New Roman" w:hAnsi="Times New Roman" w:cs="Times New Roman"/>
            </w:rPr>
          </w:rPrChange>
        </w:rPr>
      </w:r>
      <w:r w:rsidR="00F75662" w:rsidRPr="00F02401">
        <w:rPr>
          <w:rFonts w:ascii="Times New Roman" w:eastAsia="Times New Roman" w:hAnsi="Times New Roman" w:cs="Times New Roman"/>
          <w:highlight w:val="lightGray"/>
          <w:rPrChange w:id="408" w:author="Eliza Peterson" w:date="2019-02-06T16:07:00Z">
            <w:rPr>
              <w:rFonts w:ascii="Times New Roman" w:eastAsia="Times New Roman" w:hAnsi="Times New Roman" w:cs="Times New Roman"/>
            </w:rPr>
          </w:rPrChange>
        </w:rPr>
        <w:fldChar w:fldCharType="end"/>
      </w:r>
      <w:r w:rsidR="001738A5" w:rsidRPr="00F02401">
        <w:rPr>
          <w:rFonts w:ascii="Times New Roman" w:eastAsia="Times New Roman" w:hAnsi="Times New Roman" w:cs="Times New Roman"/>
          <w:highlight w:val="lightGray"/>
          <w:rPrChange w:id="409"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410" w:author="Eliza Peterson" w:date="2019-02-06T16:07:00Z">
            <w:rPr>
              <w:rFonts w:ascii="Times New Roman" w:eastAsia="Times New Roman" w:hAnsi="Times New Roman" w:cs="Times New Roman"/>
              <w:noProof/>
              <w:vertAlign w:val="superscript"/>
            </w:rPr>
          </w:rPrChange>
        </w:rPr>
        <w:t>20</w:t>
      </w:r>
      <w:r w:rsidR="001738A5" w:rsidRPr="00F02401">
        <w:rPr>
          <w:rFonts w:ascii="Times New Roman" w:eastAsia="Times New Roman" w:hAnsi="Times New Roman" w:cs="Times New Roman"/>
          <w:highlight w:val="lightGray"/>
          <w:rPrChange w:id="411" w:author="Eliza Peterson" w:date="2019-02-06T16:07:00Z">
            <w:rPr>
              <w:rFonts w:ascii="Times New Roman" w:eastAsia="Times New Roman" w:hAnsi="Times New Roman" w:cs="Times New Roman"/>
            </w:rPr>
          </w:rPrChange>
        </w:rPr>
        <w:fldChar w:fldCharType="end"/>
      </w:r>
      <w:r w:rsidR="00953A0B" w:rsidRPr="00F02401">
        <w:rPr>
          <w:rFonts w:ascii="Times New Roman" w:eastAsia="Times New Roman" w:hAnsi="Times New Roman" w:cs="Times New Roman"/>
          <w:highlight w:val="lightGray"/>
          <w:rPrChange w:id="412" w:author="Eliza Peterson" w:date="2019-02-06T16:07:00Z">
            <w:rPr>
              <w:rFonts w:ascii="Times New Roman" w:eastAsia="Times New Roman" w:hAnsi="Times New Roman" w:cs="Times New Roman"/>
            </w:rPr>
          </w:rPrChange>
        </w:rPr>
        <w:t xml:space="preserve"> </w:t>
      </w:r>
      <w:r w:rsidR="002979A1" w:rsidRPr="00F02401">
        <w:rPr>
          <w:rFonts w:ascii="Times New Roman" w:eastAsia="Times New Roman" w:hAnsi="Times New Roman" w:cs="Times New Roman"/>
          <w:highlight w:val="lightGray"/>
          <w:rPrChange w:id="413" w:author="Eliza Peterson" w:date="2019-02-06T16:07:00Z">
            <w:rPr>
              <w:rFonts w:ascii="Times New Roman" w:eastAsia="Times New Roman" w:hAnsi="Times New Roman" w:cs="Times New Roman"/>
            </w:rPr>
          </w:rPrChange>
        </w:rPr>
        <w:t xml:space="preserve">using </w:t>
      </w:r>
      <w:r w:rsidR="005C3AFB" w:rsidRPr="00F02401">
        <w:rPr>
          <w:rFonts w:ascii="Times New Roman" w:eastAsia="Times New Roman" w:hAnsi="Times New Roman" w:cs="Times New Roman"/>
          <w:highlight w:val="lightGray"/>
          <w:rPrChange w:id="414" w:author="Eliza Peterson" w:date="2019-02-06T16:07:00Z">
            <w:rPr>
              <w:rFonts w:ascii="Times New Roman" w:eastAsia="Times New Roman" w:hAnsi="Times New Roman" w:cs="Times New Roman"/>
            </w:rPr>
          </w:rPrChange>
        </w:rPr>
        <w:t>FANMOD</w:t>
      </w:r>
      <w:r w:rsidR="001738A5" w:rsidRPr="00F02401">
        <w:rPr>
          <w:rFonts w:ascii="Times New Roman" w:eastAsia="Times New Roman" w:hAnsi="Times New Roman" w:cs="Times New Roman"/>
          <w:highlight w:val="lightGray"/>
          <w:rPrChange w:id="415" w:author="Eliza Peterson" w:date="2019-02-06T16:07:00Z">
            <w:rPr>
              <w:rFonts w:ascii="Times New Roman" w:eastAsia="Times New Roman" w:hAnsi="Times New Roman" w:cs="Times New Roman"/>
            </w:rPr>
          </w:rPrChange>
        </w:rPr>
        <w:fldChar w:fldCharType="begin"/>
      </w:r>
      <w:r w:rsidR="00F75662" w:rsidRPr="00F02401">
        <w:rPr>
          <w:rFonts w:ascii="Times New Roman" w:eastAsia="Times New Roman" w:hAnsi="Times New Roman" w:cs="Times New Roman"/>
          <w:highlight w:val="lightGray"/>
          <w:rPrChange w:id="416" w:author="Eliza Peterson" w:date="2019-02-06T16:07:00Z">
            <w:rPr>
              <w:rFonts w:ascii="Times New Roman" w:eastAsia="Times New Roman" w:hAnsi="Times New Roman" w:cs="Times New Roman"/>
            </w:rPr>
          </w:rPrChange>
        </w:rPr>
        <w:instrText xml:space="preserve"> ADDIN EN.CITE &lt;EndNote&gt;&lt;Cite&gt;&lt;Author&gt;Wernicke&lt;/Author&gt;&lt;Year&gt;2006&lt;/Year&gt;&lt;RecNum&gt;1626&lt;/RecNum&gt;&lt;DisplayText&gt;&lt;style face="superscript"&gt;21&lt;/style&gt;&lt;/DisplayText&gt;&lt;record&gt;&lt;rec-number&gt;1626&lt;/rec-number&gt;&lt;foreign-keys&gt;&lt;key app="EN" db-id="d2r9zze949dxtjefpfqvxrwj9ax2atddseza" timestamp="1533747801"&gt;1626&lt;/key&gt;&lt;/foreign-keys&gt;&lt;ref-type name="Journal Article"&gt;17&lt;/ref-type&gt;&lt;contributors&gt;&lt;authors&gt;&lt;author&gt;Wernicke, S.&lt;/author&gt;&lt;author&gt;Rasche, F.&lt;/author&gt;&lt;/authors&gt;&lt;/contributors&gt;&lt;auth-address&gt;Institut fur Informatik, Friedrich-Schiller-Universitat Jena Ernst-Abbe-Platz 2, 07743 Jena, Germany. wernicke@minet.uni-jena.de&lt;/auth-address&gt;&lt;titles&gt;&lt;title&gt;FANMOD: a tool for fast network motif detection&lt;/title&gt;&lt;secondary-title&gt;Bioinformatics&lt;/secondary-title&gt;&lt;/titles&gt;&lt;periodical&gt;&lt;full-title&gt;Bioinformatics&lt;/full-title&gt;&lt;/periodical&gt;&lt;pages&gt;1152-3&lt;/pages&gt;&lt;volume&gt;22&lt;/volume&gt;&lt;number&gt;9&lt;/number&gt;&lt;keywords&gt;&lt;keyword&gt;Amino Acid Motifs&lt;/keyword&gt;&lt;keyword&gt;*Cell Physiological Phenomena&lt;/keyword&gt;&lt;keyword&gt;*Computer Graphics&lt;/keyword&gt;&lt;keyword&gt;Computer Simulation&lt;/keyword&gt;&lt;keyword&gt;*Models, Biological&lt;/keyword&gt;&lt;keyword&gt;Protein Interaction Mapping/*methods&lt;/keyword&gt;&lt;keyword&gt;Signal Transduction/*physiology&lt;/keyword&gt;&lt;keyword&gt;*Software&lt;/keyword&gt;&lt;keyword&gt;*User-Computer Interface&lt;/keyword&gt;&lt;/keywords&gt;&lt;dates&gt;&lt;year&gt;2006&lt;/year&gt;&lt;pub-dates&gt;&lt;date&gt;May 1&lt;/date&gt;&lt;/pub-dates&gt;&lt;/dates&gt;&lt;isbn&gt;1367-4803 (Print)&amp;#xD;1367-4803 (Linking)&lt;/isbn&gt;&lt;accession-num&gt;16455747&lt;/accession-num&gt;&lt;urls&gt;&lt;related-urls&gt;&lt;url&gt;https://www.ncbi.nlm.nih.gov/pubmed/16455747&lt;/url&gt;&lt;/related-urls&gt;&lt;/urls&gt;&lt;electronic-resource-num&gt;10.1093/bioinformatics/btl038&lt;/electronic-resource-num&gt;&lt;/record&gt;&lt;/Cite&gt;&lt;/EndNote&gt;</w:instrText>
      </w:r>
      <w:r w:rsidR="001738A5" w:rsidRPr="00F02401">
        <w:rPr>
          <w:rFonts w:ascii="Times New Roman" w:eastAsia="Times New Roman" w:hAnsi="Times New Roman" w:cs="Times New Roman"/>
          <w:highlight w:val="lightGray"/>
          <w:rPrChange w:id="417"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418" w:author="Eliza Peterson" w:date="2019-02-06T16:07:00Z">
            <w:rPr>
              <w:rFonts w:ascii="Times New Roman" w:eastAsia="Times New Roman" w:hAnsi="Times New Roman" w:cs="Times New Roman"/>
              <w:noProof/>
              <w:vertAlign w:val="superscript"/>
            </w:rPr>
          </w:rPrChange>
        </w:rPr>
        <w:t>21</w:t>
      </w:r>
      <w:r w:rsidR="001738A5" w:rsidRPr="00F02401">
        <w:rPr>
          <w:rFonts w:ascii="Times New Roman" w:eastAsia="Times New Roman" w:hAnsi="Times New Roman" w:cs="Times New Roman"/>
          <w:highlight w:val="lightGray"/>
          <w:rPrChange w:id="419" w:author="Eliza Peterson" w:date="2019-02-06T16:07:00Z">
            <w:rPr>
              <w:rFonts w:ascii="Times New Roman" w:eastAsia="Times New Roman" w:hAnsi="Times New Roman" w:cs="Times New Roman"/>
            </w:rPr>
          </w:rPrChange>
        </w:rPr>
        <w:fldChar w:fldCharType="end"/>
      </w:r>
      <w:r w:rsidR="00742F63" w:rsidRPr="00F02401">
        <w:rPr>
          <w:rFonts w:ascii="Times New Roman" w:eastAsia="Times New Roman" w:hAnsi="Times New Roman" w:cs="Times New Roman"/>
          <w:highlight w:val="lightGray"/>
          <w:rPrChange w:id="420" w:author="Eliza Peterson" w:date="2019-02-06T16:07:00Z">
            <w:rPr>
              <w:rFonts w:ascii="Times New Roman" w:eastAsia="Times New Roman" w:hAnsi="Times New Roman" w:cs="Times New Roman"/>
            </w:rPr>
          </w:rPrChange>
        </w:rPr>
        <w:t xml:space="preserve"> in the </w:t>
      </w:r>
      <w:proofErr w:type="spellStart"/>
      <w:r w:rsidR="00742F63" w:rsidRPr="00F02401">
        <w:rPr>
          <w:rFonts w:ascii="Times New Roman" w:eastAsia="Times New Roman" w:hAnsi="Times New Roman" w:cs="Times New Roman"/>
          <w:highlight w:val="lightGray"/>
          <w:rPrChange w:id="421" w:author="Eliza Peterson" w:date="2019-02-06T16:07:00Z">
            <w:rPr>
              <w:rFonts w:ascii="Times New Roman" w:eastAsia="Times New Roman" w:hAnsi="Times New Roman" w:cs="Times New Roman"/>
            </w:rPr>
          </w:rPrChange>
        </w:rPr>
        <w:t>MotifNet</w:t>
      </w:r>
      <w:proofErr w:type="spellEnd"/>
      <w:r w:rsidR="00742F63" w:rsidRPr="00F02401">
        <w:rPr>
          <w:rFonts w:ascii="Times New Roman" w:eastAsia="Times New Roman" w:hAnsi="Times New Roman" w:cs="Times New Roman"/>
          <w:highlight w:val="lightGray"/>
          <w:rPrChange w:id="422" w:author="Eliza Peterson" w:date="2019-02-06T16:07:00Z">
            <w:rPr>
              <w:rFonts w:ascii="Times New Roman" w:eastAsia="Times New Roman" w:hAnsi="Times New Roman" w:cs="Times New Roman"/>
            </w:rPr>
          </w:rPrChange>
        </w:rPr>
        <w:t xml:space="preserve"> Webserver (</w:t>
      </w:r>
      <w:proofErr w:type="spellStart"/>
      <w:r w:rsidR="00742F63" w:rsidRPr="00F02401">
        <w:rPr>
          <w:rFonts w:ascii="Times New Roman" w:eastAsia="Times New Roman" w:hAnsi="Times New Roman" w:cs="Times New Roman"/>
          <w:highlight w:val="lightGray"/>
          <w:rPrChange w:id="423" w:author="Eliza Peterson" w:date="2019-02-06T16:07:00Z">
            <w:rPr>
              <w:rFonts w:ascii="Times New Roman" w:eastAsia="Times New Roman" w:hAnsi="Times New Roman" w:cs="Times New Roman"/>
            </w:rPr>
          </w:rPrChange>
        </w:rPr>
        <w:t>Yeger-lotem</w:t>
      </w:r>
      <w:proofErr w:type="spellEnd"/>
      <w:r w:rsidR="00742F63" w:rsidRPr="00F02401">
        <w:rPr>
          <w:rFonts w:ascii="Times New Roman" w:eastAsia="Times New Roman" w:hAnsi="Times New Roman" w:cs="Times New Roman"/>
          <w:highlight w:val="lightGray"/>
          <w:rPrChange w:id="424" w:author="Eliza Peterson" w:date="2019-02-06T16:07:00Z">
            <w:rPr>
              <w:rFonts w:ascii="Times New Roman" w:eastAsia="Times New Roman" w:hAnsi="Times New Roman" w:cs="Times New Roman"/>
            </w:rPr>
          </w:rPrChange>
        </w:rPr>
        <w:t xml:space="preserve"> et al 2018)</w:t>
      </w:r>
      <w:r w:rsidR="00953A0B" w:rsidRPr="00F02401">
        <w:rPr>
          <w:rFonts w:ascii="Times New Roman" w:eastAsia="Times New Roman" w:hAnsi="Times New Roman" w:cs="Times New Roman"/>
          <w:highlight w:val="lightGray"/>
          <w:rPrChange w:id="425" w:author="Eliza Peterson" w:date="2019-02-06T16:07:00Z">
            <w:rPr>
              <w:rFonts w:ascii="Times New Roman" w:eastAsia="Times New Roman" w:hAnsi="Times New Roman" w:cs="Times New Roman"/>
            </w:rPr>
          </w:rPrChange>
        </w:rPr>
        <w:t>.</w:t>
      </w:r>
      <w:r w:rsidR="00742F63" w:rsidRPr="00F02401">
        <w:rPr>
          <w:rFonts w:ascii="Times New Roman" w:eastAsia="Times New Roman" w:hAnsi="Times New Roman" w:cs="Times New Roman"/>
          <w:highlight w:val="lightGray"/>
          <w:rPrChange w:id="426" w:author="Eliza Peterson" w:date="2019-02-06T16:07:00Z">
            <w:rPr>
              <w:rFonts w:ascii="Times New Roman" w:eastAsia="Times New Roman" w:hAnsi="Times New Roman" w:cs="Times New Roman"/>
            </w:rPr>
          </w:rPrChange>
        </w:rPr>
        <w:t xml:space="preserve"> Indeed, MTB </w:t>
      </w:r>
      <w:proofErr w:type="spellStart"/>
      <w:r w:rsidR="00742F63" w:rsidRPr="00F02401">
        <w:rPr>
          <w:rFonts w:ascii="Times New Roman" w:eastAsia="Times New Roman" w:hAnsi="Times New Roman" w:cs="Times New Roman"/>
          <w:highlight w:val="lightGray"/>
          <w:rPrChange w:id="427" w:author="Eliza Peterson" w:date="2019-02-06T16:07:00Z">
            <w:rPr>
              <w:rFonts w:ascii="Times New Roman" w:eastAsia="Times New Roman" w:hAnsi="Times New Roman" w:cs="Times New Roman"/>
            </w:rPr>
          </w:rPrChange>
        </w:rPr>
        <w:t>ChIP-seq</w:t>
      </w:r>
      <w:proofErr w:type="spellEnd"/>
      <w:r w:rsidR="00742F63" w:rsidRPr="00F02401">
        <w:rPr>
          <w:rFonts w:ascii="Times New Roman" w:eastAsia="Times New Roman" w:hAnsi="Times New Roman" w:cs="Times New Roman"/>
          <w:highlight w:val="lightGray"/>
          <w:rPrChange w:id="428" w:author="Eliza Peterson" w:date="2019-02-06T16:07:00Z">
            <w:rPr>
              <w:rFonts w:ascii="Times New Roman" w:eastAsia="Times New Roman" w:hAnsi="Times New Roman" w:cs="Times New Roman"/>
            </w:rPr>
          </w:rPrChange>
        </w:rPr>
        <w:t xml:space="preserve"> network is significantly enriched with FFLs. We ran extensive permutation tests to confirm the likelihood (</w:t>
      </w:r>
      <w:r w:rsidR="00742F63" w:rsidRPr="00F02401">
        <w:rPr>
          <w:rFonts w:ascii="Times New Roman" w:eastAsia="Times New Roman" w:hAnsi="Times New Roman" w:cs="Times New Roman"/>
          <w:i/>
          <w:highlight w:val="lightGray"/>
          <w:rPrChange w:id="429" w:author="Eliza Peterson" w:date="2019-02-06T16:07:00Z">
            <w:rPr>
              <w:rFonts w:ascii="Times New Roman" w:eastAsia="Times New Roman" w:hAnsi="Times New Roman" w:cs="Times New Roman"/>
              <w:i/>
            </w:rPr>
          </w:rPrChange>
        </w:rPr>
        <w:t>p</w:t>
      </w:r>
      <w:r w:rsidR="00742F63" w:rsidRPr="00F02401">
        <w:rPr>
          <w:rFonts w:ascii="Times New Roman" w:eastAsia="Times New Roman" w:hAnsi="Times New Roman" w:cs="Times New Roman"/>
          <w:highlight w:val="lightGray"/>
          <w:rPrChange w:id="430" w:author="Eliza Peterson" w:date="2019-02-06T16:07:00Z">
            <w:rPr>
              <w:rFonts w:ascii="Times New Roman" w:eastAsia="Times New Roman" w:hAnsi="Times New Roman" w:cs="Times New Roman"/>
            </w:rPr>
          </w:rPrChange>
        </w:rPr>
        <w:t xml:space="preserve">-value &lt; 0.05) of 7098 FFL instances emerging in a random network with the same number of nodes and edges. Interestingly, </w:t>
      </w:r>
      <w:r w:rsidR="00E04FDD" w:rsidRPr="00F02401">
        <w:rPr>
          <w:rFonts w:ascii="Times New Roman" w:eastAsia="Times New Roman" w:hAnsi="Times New Roman" w:cs="Times New Roman"/>
          <w:highlight w:val="lightGray"/>
          <w:rPrChange w:id="431" w:author="Eliza Peterson" w:date="2019-02-06T16:07:00Z">
            <w:rPr>
              <w:rFonts w:ascii="Times New Roman" w:eastAsia="Times New Roman" w:hAnsi="Times New Roman" w:cs="Times New Roman"/>
            </w:rPr>
          </w:rPrChange>
        </w:rPr>
        <w:t>Rv0081</w:t>
      </w:r>
      <w:r w:rsidR="00C93D4F" w:rsidRPr="00F02401">
        <w:rPr>
          <w:rFonts w:ascii="Times New Roman" w:eastAsia="Times New Roman" w:hAnsi="Times New Roman" w:cs="Times New Roman"/>
          <w:highlight w:val="lightGray"/>
          <w:rPrChange w:id="432" w:author="Eliza Peterson" w:date="2019-02-06T16:07:00Z">
            <w:rPr>
              <w:rFonts w:ascii="Times New Roman" w:eastAsia="Times New Roman" w:hAnsi="Times New Roman" w:cs="Times New Roman"/>
            </w:rPr>
          </w:rPrChange>
        </w:rPr>
        <w:t xml:space="preserve"> </w:t>
      </w:r>
      <w:r w:rsidR="00E04FDD" w:rsidRPr="00F02401">
        <w:rPr>
          <w:rFonts w:ascii="Times New Roman" w:eastAsia="Times New Roman" w:hAnsi="Times New Roman" w:cs="Times New Roman"/>
          <w:highlight w:val="lightGray"/>
          <w:rPrChange w:id="433" w:author="Eliza Peterson" w:date="2019-02-06T16:07:00Z">
            <w:rPr>
              <w:rFonts w:ascii="Times New Roman" w:eastAsia="Times New Roman" w:hAnsi="Times New Roman" w:cs="Times New Roman"/>
            </w:rPr>
          </w:rPrChange>
        </w:rPr>
        <w:t>is the most frequent regulator at the top of the FFL</w:t>
      </w:r>
      <w:r w:rsidR="001472B6" w:rsidRPr="00F02401">
        <w:rPr>
          <w:rFonts w:ascii="Times New Roman" w:eastAsia="Times New Roman" w:hAnsi="Times New Roman" w:cs="Times New Roman"/>
          <w:highlight w:val="lightGray"/>
          <w:rPrChange w:id="434" w:author="Eliza Peterson" w:date="2019-02-06T16:07:00Z">
            <w:rPr>
              <w:rFonts w:ascii="Times New Roman" w:eastAsia="Times New Roman" w:hAnsi="Times New Roman" w:cs="Times New Roman"/>
            </w:rPr>
          </w:rPrChange>
        </w:rPr>
        <w:t>s</w:t>
      </w:r>
      <w:r w:rsidR="00E04FDD" w:rsidRPr="00F02401">
        <w:rPr>
          <w:rFonts w:ascii="Times New Roman" w:eastAsia="Times New Roman" w:hAnsi="Times New Roman" w:cs="Times New Roman"/>
          <w:highlight w:val="lightGray"/>
          <w:rPrChange w:id="435" w:author="Eliza Peterson" w:date="2019-02-06T16:07:00Z">
            <w:rPr>
              <w:rFonts w:ascii="Times New Roman" w:eastAsia="Times New Roman" w:hAnsi="Times New Roman" w:cs="Times New Roman"/>
            </w:rPr>
          </w:rPrChange>
        </w:rPr>
        <w:t xml:space="preserve"> (22.5% of all detected instances). Rv0081 has been previously linked </w:t>
      </w:r>
      <w:r w:rsidR="005C3AFB" w:rsidRPr="00F02401">
        <w:rPr>
          <w:rFonts w:ascii="Times New Roman" w:eastAsia="Times New Roman" w:hAnsi="Times New Roman" w:cs="Times New Roman"/>
          <w:highlight w:val="lightGray"/>
          <w:rPrChange w:id="436" w:author="Eliza Peterson" w:date="2019-02-06T16:07:00Z">
            <w:rPr>
              <w:rFonts w:ascii="Times New Roman" w:eastAsia="Times New Roman" w:hAnsi="Times New Roman" w:cs="Times New Roman"/>
            </w:rPr>
          </w:rPrChange>
        </w:rPr>
        <w:t>to MTB’s response to hypoxia</w:t>
      </w:r>
      <w:r w:rsidR="001738A5" w:rsidRPr="00F02401">
        <w:rPr>
          <w:rFonts w:ascii="Times New Roman" w:eastAsia="Times New Roman" w:hAnsi="Times New Roman" w:cs="Times New Roman"/>
          <w:highlight w:val="lightGray"/>
          <w:rPrChange w:id="437" w:author="Eliza Peterson" w:date="2019-02-06T16:07:00Z">
            <w:rPr>
              <w:rFonts w:ascii="Times New Roman" w:eastAsia="Times New Roman" w:hAnsi="Times New Roman" w:cs="Times New Roman"/>
            </w:rPr>
          </w:rPrChange>
        </w:rPr>
        <w:fldChar w:fldCharType="begin">
          <w:fldData xml:space="preserve">PEVuZE5vdGU+PENpdGU+PEF1dGhvcj5Qcm9zc2VyPC9BdXRob3I+PFllYXI+MjAxNzwvWWVhcj48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</w:fldData>
        </w:fldChar>
      </w:r>
      <w:r w:rsidR="00F75662" w:rsidRPr="00F02401">
        <w:rPr>
          <w:rFonts w:ascii="Times New Roman" w:eastAsia="Times New Roman" w:hAnsi="Times New Roman" w:cs="Times New Roman"/>
          <w:highlight w:val="lightGray"/>
          <w:rPrChange w:id="438" w:author="Eliza Peterson" w:date="2019-02-06T16:07:00Z">
            <w:rPr>
              <w:rFonts w:ascii="Times New Roman" w:eastAsia="Times New Roman" w:hAnsi="Times New Roman" w:cs="Times New Roman"/>
            </w:rPr>
          </w:rPrChange>
        </w:rPr>
        <w:instrText xml:space="preserve"> ADDIN EN.CITE </w:instrText>
      </w:r>
      <w:r w:rsidR="00F75662" w:rsidRPr="00F02401">
        <w:rPr>
          <w:rFonts w:ascii="Times New Roman" w:eastAsia="Times New Roman" w:hAnsi="Times New Roman" w:cs="Times New Roman"/>
          <w:highlight w:val="lightGray"/>
          <w:rPrChange w:id="439" w:author="Eliza Peterson" w:date="2019-02-06T16:07:00Z">
            <w:rPr>
              <w:rFonts w:ascii="Times New Roman" w:eastAsia="Times New Roman" w:hAnsi="Times New Roman" w:cs="Times New Roman"/>
            </w:rPr>
          </w:rPrChange>
        </w:rPr>
        <w:fldChar w:fldCharType="begin">
          <w:fldData xml:space="preserve">PEVuZE5vdGU+PENpdGU+PEF1dGhvcj5Qcm9zc2VyPC9BdXRob3I+PFllYXI+MjAxNzwvWWVhcj48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</w:fldData>
        </w:fldChar>
      </w:r>
      <w:r w:rsidR="00F75662" w:rsidRPr="00F02401">
        <w:rPr>
          <w:rFonts w:ascii="Times New Roman" w:eastAsia="Times New Roman" w:hAnsi="Times New Roman" w:cs="Times New Roman"/>
          <w:highlight w:val="lightGray"/>
          <w:rPrChange w:id="440" w:author="Eliza Peterson" w:date="2019-02-06T16:07:00Z">
            <w:rPr>
              <w:rFonts w:ascii="Times New Roman" w:eastAsia="Times New Roman" w:hAnsi="Times New Roman" w:cs="Times New Roman"/>
            </w:rPr>
          </w:rPrChange>
        </w:rPr>
        <w:instrText xml:space="preserve"> ADDIN EN.CITE.DATA </w:instrText>
      </w:r>
      <w:r w:rsidR="00F75662" w:rsidRPr="00F02401">
        <w:rPr>
          <w:rFonts w:ascii="Times New Roman" w:eastAsia="Times New Roman" w:hAnsi="Times New Roman" w:cs="Times New Roman"/>
          <w:highlight w:val="lightGray"/>
          <w:rPrChange w:id="441" w:author="Eliza Peterson" w:date="2019-02-06T16:07:00Z">
            <w:rPr>
              <w:rFonts w:ascii="Times New Roman" w:eastAsia="Times New Roman" w:hAnsi="Times New Roman" w:cs="Times New Roman"/>
            </w:rPr>
          </w:rPrChange>
        </w:rPr>
      </w:r>
      <w:r w:rsidR="00F75662" w:rsidRPr="00F02401">
        <w:rPr>
          <w:rFonts w:ascii="Times New Roman" w:eastAsia="Times New Roman" w:hAnsi="Times New Roman" w:cs="Times New Roman"/>
          <w:highlight w:val="lightGray"/>
          <w:rPrChange w:id="442" w:author="Eliza Peterson" w:date="2019-02-06T16:07:00Z">
            <w:rPr>
              <w:rFonts w:ascii="Times New Roman" w:eastAsia="Times New Roman" w:hAnsi="Times New Roman" w:cs="Times New Roman"/>
            </w:rPr>
          </w:rPrChange>
        </w:rPr>
        <w:fldChar w:fldCharType="end"/>
      </w:r>
      <w:r w:rsidR="001738A5" w:rsidRPr="00F02401">
        <w:rPr>
          <w:rFonts w:ascii="Times New Roman" w:eastAsia="Times New Roman" w:hAnsi="Times New Roman" w:cs="Times New Roman"/>
          <w:highlight w:val="lightGray"/>
          <w:rPrChange w:id="443"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444" w:author="Eliza Peterson" w:date="2019-02-06T16:07:00Z">
            <w:rPr>
              <w:rFonts w:ascii="Times New Roman" w:eastAsia="Times New Roman" w:hAnsi="Times New Roman" w:cs="Times New Roman"/>
              <w:noProof/>
              <w:vertAlign w:val="superscript"/>
            </w:rPr>
          </w:rPrChange>
        </w:rPr>
        <w:t>22,23</w:t>
      </w:r>
      <w:r w:rsidR="001738A5" w:rsidRPr="00F02401">
        <w:rPr>
          <w:rFonts w:ascii="Times New Roman" w:eastAsia="Times New Roman" w:hAnsi="Times New Roman" w:cs="Times New Roman"/>
          <w:highlight w:val="lightGray"/>
          <w:rPrChange w:id="445" w:author="Eliza Peterson" w:date="2019-02-06T16:07:00Z">
            <w:rPr>
              <w:rFonts w:ascii="Times New Roman" w:eastAsia="Times New Roman" w:hAnsi="Times New Roman" w:cs="Times New Roman"/>
            </w:rPr>
          </w:rPrChange>
        </w:rPr>
        <w:fldChar w:fldCharType="end"/>
      </w:r>
      <w:r w:rsidR="00EF5506" w:rsidRPr="00F02401">
        <w:rPr>
          <w:rFonts w:ascii="Times New Roman" w:eastAsia="Times New Roman" w:hAnsi="Times New Roman" w:cs="Times New Roman"/>
          <w:highlight w:val="lightGray"/>
          <w:rPrChange w:id="446" w:author="Eliza Peterson" w:date="2019-02-06T16:07:00Z">
            <w:rPr>
              <w:rFonts w:ascii="Times New Roman" w:eastAsia="Times New Roman" w:hAnsi="Times New Roman" w:cs="Times New Roman"/>
            </w:rPr>
          </w:rPrChange>
        </w:rPr>
        <w:t xml:space="preserve"> </w:t>
      </w:r>
      <w:r w:rsidR="005C3AFB" w:rsidRPr="00F02401">
        <w:rPr>
          <w:rFonts w:ascii="Times New Roman" w:eastAsia="Times New Roman" w:hAnsi="Times New Roman" w:cs="Times New Roman"/>
          <w:highlight w:val="lightGray"/>
          <w:rPrChange w:id="447" w:author="Eliza Peterson" w:date="2019-02-06T16:07:00Z">
            <w:rPr>
              <w:rFonts w:ascii="Times New Roman" w:eastAsia="Times New Roman" w:hAnsi="Times New Roman" w:cs="Times New Roman"/>
            </w:rPr>
          </w:rPrChange>
        </w:rPr>
        <w:t xml:space="preserve">and is itself </w:t>
      </w:r>
      <w:r w:rsidR="00EF5506" w:rsidRPr="00F02401">
        <w:rPr>
          <w:rFonts w:ascii="Times New Roman" w:eastAsia="Times New Roman" w:hAnsi="Times New Roman" w:cs="Times New Roman"/>
          <w:highlight w:val="lightGray"/>
          <w:rPrChange w:id="448" w:author="Eliza Peterson" w:date="2019-02-06T16:07:00Z">
            <w:rPr>
              <w:rFonts w:ascii="Times New Roman" w:eastAsia="Times New Roman" w:hAnsi="Times New Roman" w:cs="Times New Roman"/>
            </w:rPr>
          </w:rPrChange>
        </w:rPr>
        <w:t>a target gene of the well-</w:t>
      </w:r>
      <w:r w:rsidR="00BE1A5B" w:rsidRPr="00F02401">
        <w:rPr>
          <w:rFonts w:ascii="Times New Roman" w:eastAsia="Times New Roman" w:hAnsi="Times New Roman" w:cs="Times New Roman"/>
          <w:highlight w:val="lightGray"/>
          <w:rPrChange w:id="449" w:author="Eliza Peterson" w:date="2019-02-06T16:07:00Z">
            <w:rPr>
              <w:rFonts w:ascii="Times New Roman" w:eastAsia="Times New Roman" w:hAnsi="Times New Roman" w:cs="Times New Roman"/>
            </w:rPr>
          </w:rPrChange>
        </w:rPr>
        <w:t>characterized</w:t>
      </w:r>
      <w:r w:rsidR="00EF5506" w:rsidRPr="00F02401">
        <w:rPr>
          <w:rFonts w:ascii="Times New Roman" w:eastAsia="Times New Roman" w:hAnsi="Times New Roman" w:cs="Times New Roman"/>
          <w:highlight w:val="lightGray"/>
          <w:rPrChange w:id="450" w:author="Eliza Peterson" w:date="2019-02-06T16:07:00Z">
            <w:rPr>
              <w:rFonts w:ascii="Times New Roman" w:eastAsia="Times New Roman" w:hAnsi="Times New Roman" w:cs="Times New Roman"/>
            </w:rPr>
          </w:rPrChange>
        </w:rPr>
        <w:t xml:space="preserve"> regulator of dormancy</w:t>
      </w:r>
      <w:r w:rsidR="005C3AFB" w:rsidRPr="00F02401">
        <w:rPr>
          <w:rFonts w:ascii="Times New Roman" w:eastAsia="Times New Roman" w:hAnsi="Times New Roman" w:cs="Times New Roman"/>
          <w:highlight w:val="lightGray"/>
          <w:rPrChange w:id="451" w:author="Eliza Peterson" w:date="2019-02-06T16:07:00Z">
            <w:rPr>
              <w:rFonts w:ascii="Times New Roman" w:eastAsia="Times New Roman" w:hAnsi="Times New Roman" w:cs="Times New Roman"/>
            </w:rPr>
          </w:rPrChange>
        </w:rPr>
        <w:t xml:space="preserve"> survival</w:t>
      </w:r>
      <w:r w:rsidR="00EF5506" w:rsidRPr="00F02401">
        <w:rPr>
          <w:rFonts w:ascii="Times New Roman" w:eastAsia="Times New Roman" w:hAnsi="Times New Roman" w:cs="Times New Roman"/>
          <w:highlight w:val="lightGray"/>
          <w:rPrChange w:id="452" w:author="Eliza Peterson" w:date="2019-02-06T16:07:00Z">
            <w:rPr>
              <w:rFonts w:ascii="Times New Roman" w:eastAsia="Times New Roman" w:hAnsi="Times New Roman" w:cs="Times New Roman"/>
            </w:rPr>
          </w:rPrChange>
        </w:rPr>
        <w:t>, DosR</w:t>
      </w:r>
      <w:r w:rsidR="001738A5" w:rsidRPr="00F02401">
        <w:rPr>
          <w:rFonts w:ascii="Times New Roman" w:eastAsia="Times New Roman" w:hAnsi="Times New Roman" w:cs="Times New Roman"/>
          <w:highlight w:val="lightGray"/>
          <w:rPrChange w:id="453" w:author="Eliza Peterson" w:date="2019-02-06T16:07:00Z">
            <w:rPr>
              <w:rFonts w:ascii="Times New Roman" w:eastAsia="Times New Roman" w:hAnsi="Times New Roman" w:cs="Times New Roman"/>
            </w:rPr>
          </w:rPrChange>
        </w:rPr>
        <w:fldChar w:fldCharType="begin">
          <w:fldData xml:space="preserve">PEVuZE5vdGU+PENpdGU+PEF1dGhvcj5Cb29uPC9BdXRob3I+PFllYXI+MjAwMjwvWWVhcj48UmVj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=
</w:fldData>
        </w:fldChar>
      </w:r>
      <w:r w:rsidR="00F75662" w:rsidRPr="00F02401">
        <w:rPr>
          <w:rFonts w:ascii="Times New Roman" w:eastAsia="Times New Roman" w:hAnsi="Times New Roman" w:cs="Times New Roman"/>
          <w:highlight w:val="lightGray"/>
          <w:rPrChange w:id="454" w:author="Eliza Peterson" w:date="2019-02-06T16:07:00Z">
            <w:rPr>
              <w:rFonts w:ascii="Times New Roman" w:eastAsia="Times New Roman" w:hAnsi="Times New Roman" w:cs="Times New Roman"/>
            </w:rPr>
          </w:rPrChange>
        </w:rPr>
        <w:instrText xml:space="preserve"> ADDIN EN.CITE </w:instrText>
      </w:r>
      <w:r w:rsidR="00F75662" w:rsidRPr="00F02401">
        <w:rPr>
          <w:rFonts w:ascii="Times New Roman" w:eastAsia="Times New Roman" w:hAnsi="Times New Roman" w:cs="Times New Roman"/>
          <w:highlight w:val="lightGray"/>
          <w:rPrChange w:id="455" w:author="Eliza Peterson" w:date="2019-02-06T16:07:00Z">
            <w:rPr>
              <w:rFonts w:ascii="Times New Roman" w:eastAsia="Times New Roman" w:hAnsi="Times New Roman" w:cs="Times New Roman"/>
            </w:rPr>
          </w:rPrChange>
        </w:rPr>
        <w:fldChar w:fldCharType="begin">
          <w:fldData xml:space="preserve">PEVuZE5vdGU+PENpdGU+PEF1dGhvcj5Cb29uPC9BdXRob3I+PFllYXI+MjAwMjwvWWVhcj48UmVj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=
</w:fldData>
        </w:fldChar>
      </w:r>
      <w:r w:rsidR="00F75662" w:rsidRPr="00F02401">
        <w:rPr>
          <w:rFonts w:ascii="Times New Roman" w:eastAsia="Times New Roman" w:hAnsi="Times New Roman" w:cs="Times New Roman"/>
          <w:highlight w:val="lightGray"/>
          <w:rPrChange w:id="456" w:author="Eliza Peterson" w:date="2019-02-06T16:07:00Z">
            <w:rPr>
              <w:rFonts w:ascii="Times New Roman" w:eastAsia="Times New Roman" w:hAnsi="Times New Roman" w:cs="Times New Roman"/>
            </w:rPr>
          </w:rPrChange>
        </w:rPr>
        <w:instrText xml:space="preserve"> ADDIN EN.CITE.DATA </w:instrText>
      </w:r>
      <w:r w:rsidR="00F75662" w:rsidRPr="00F02401">
        <w:rPr>
          <w:rFonts w:ascii="Times New Roman" w:eastAsia="Times New Roman" w:hAnsi="Times New Roman" w:cs="Times New Roman"/>
          <w:highlight w:val="lightGray"/>
          <w:rPrChange w:id="457" w:author="Eliza Peterson" w:date="2019-02-06T16:07:00Z">
            <w:rPr>
              <w:rFonts w:ascii="Times New Roman" w:eastAsia="Times New Roman" w:hAnsi="Times New Roman" w:cs="Times New Roman"/>
            </w:rPr>
          </w:rPrChange>
        </w:rPr>
      </w:r>
      <w:r w:rsidR="00F75662" w:rsidRPr="00F02401">
        <w:rPr>
          <w:rFonts w:ascii="Times New Roman" w:eastAsia="Times New Roman" w:hAnsi="Times New Roman" w:cs="Times New Roman"/>
          <w:highlight w:val="lightGray"/>
          <w:rPrChange w:id="458" w:author="Eliza Peterson" w:date="2019-02-06T16:07:00Z">
            <w:rPr>
              <w:rFonts w:ascii="Times New Roman" w:eastAsia="Times New Roman" w:hAnsi="Times New Roman" w:cs="Times New Roman"/>
            </w:rPr>
          </w:rPrChange>
        </w:rPr>
        <w:fldChar w:fldCharType="end"/>
      </w:r>
      <w:r w:rsidR="001738A5" w:rsidRPr="00F02401">
        <w:rPr>
          <w:rFonts w:ascii="Times New Roman" w:eastAsia="Times New Roman" w:hAnsi="Times New Roman" w:cs="Times New Roman"/>
          <w:highlight w:val="lightGray"/>
          <w:rPrChange w:id="459"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460" w:author="Eliza Peterson" w:date="2019-02-06T16:07:00Z">
            <w:rPr>
              <w:rFonts w:ascii="Times New Roman" w:eastAsia="Times New Roman" w:hAnsi="Times New Roman" w:cs="Times New Roman"/>
              <w:noProof/>
              <w:vertAlign w:val="superscript"/>
            </w:rPr>
          </w:rPrChange>
        </w:rPr>
        <w:t>10,11,24,25</w:t>
      </w:r>
      <w:r w:rsidR="001738A5" w:rsidRPr="00F02401">
        <w:rPr>
          <w:rFonts w:ascii="Times New Roman" w:eastAsia="Times New Roman" w:hAnsi="Times New Roman" w:cs="Times New Roman"/>
          <w:highlight w:val="lightGray"/>
          <w:rPrChange w:id="461" w:author="Eliza Peterson" w:date="2019-02-06T16:07:00Z">
            <w:rPr>
              <w:rFonts w:ascii="Times New Roman" w:eastAsia="Times New Roman" w:hAnsi="Times New Roman" w:cs="Times New Roman"/>
            </w:rPr>
          </w:rPrChange>
        </w:rPr>
        <w:fldChar w:fldCharType="end"/>
      </w:r>
      <w:r w:rsidR="00EF5506" w:rsidRPr="00F02401">
        <w:rPr>
          <w:rFonts w:ascii="Times New Roman" w:eastAsia="Times New Roman" w:hAnsi="Times New Roman" w:cs="Times New Roman"/>
          <w:highlight w:val="lightGray"/>
          <w:rPrChange w:id="462" w:author="Eliza Peterson" w:date="2019-02-06T16:07:00Z">
            <w:rPr>
              <w:rFonts w:ascii="Times New Roman" w:eastAsia="Times New Roman" w:hAnsi="Times New Roman" w:cs="Times New Roman"/>
            </w:rPr>
          </w:rPrChange>
        </w:rPr>
        <w:t xml:space="preserve">. </w:t>
      </w:r>
      <w:r w:rsidR="00AB2B11" w:rsidRPr="00F02401">
        <w:rPr>
          <w:rFonts w:ascii="Times New Roman" w:eastAsia="Times New Roman" w:hAnsi="Times New Roman" w:cs="Times New Roman"/>
          <w:highlight w:val="lightGray"/>
          <w:rPrChange w:id="463" w:author="Eliza Peterson" w:date="2019-02-06T16:07:00Z">
            <w:rPr>
              <w:rFonts w:ascii="Times New Roman" w:eastAsia="Times New Roman" w:hAnsi="Times New Roman" w:cs="Times New Roman"/>
            </w:rPr>
          </w:rPrChange>
        </w:rPr>
        <w:t xml:space="preserve">To evaluate the potential involvement of Rv0081-centered FFLs in the </w:t>
      </w:r>
      <w:r w:rsidR="001472B6" w:rsidRPr="00F02401">
        <w:rPr>
          <w:rFonts w:ascii="Times New Roman" w:eastAsia="Times New Roman" w:hAnsi="Times New Roman" w:cs="Times New Roman"/>
          <w:highlight w:val="lightGray"/>
          <w:rPrChange w:id="464" w:author="Eliza Peterson" w:date="2019-02-06T16:07:00Z">
            <w:rPr>
              <w:rFonts w:ascii="Times New Roman" w:eastAsia="Times New Roman" w:hAnsi="Times New Roman" w:cs="Times New Roman"/>
            </w:rPr>
          </w:rPrChange>
        </w:rPr>
        <w:t>transcriptional changes observed</w:t>
      </w:r>
      <w:r w:rsidR="00AB2B11" w:rsidRPr="00F02401">
        <w:rPr>
          <w:rFonts w:ascii="Times New Roman" w:eastAsia="Times New Roman" w:hAnsi="Times New Roman" w:cs="Times New Roman"/>
          <w:highlight w:val="lightGray"/>
          <w:rPrChange w:id="465" w:author="Eliza Peterson" w:date="2019-02-06T16:07:00Z">
            <w:rPr>
              <w:rFonts w:ascii="Times New Roman" w:eastAsia="Times New Roman" w:hAnsi="Times New Roman" w:cs="Times New Roman"/>
            </w:rPr>
          </w:rPrChange>
        </w:rPr>
        <w:t xml:space="preserve"> during hypoxia, </w:t>
      </w:r>
      <w:r w:rsidR="00D20433" w:rsidRPr="00F02401">
        <w:rPr>
          <w:rFonts w:ascii="Times New Roman" w:eastAsia="Times New Roman" w:hAnsi="Times New Roman" w:cs="Times New Roman"/>
          <w:highlight w:val="lightGray"/>
          <w:rPrChange w:id="466" w:author="Eliza Peterson" w:date="2019-02-06T16:07:00Z">
            <w:rPr>
              <w:rFonts w:ascii="Times New Roman" w:eastAsia="Times New Roman" w:hAnsi="Times New Roman" w:cs="Times New Roman"/>
            </w:rPr>
          </w:rPrChange>
        </w:rPr>
        <w:t xml:space="preserve">we evaluated the overlap of the set of differentially expressed genes in the Rv0081 KO MTB strain </w:t>
      </w:r>
      <w:proofErr w:type="gramStart"/>
      <w:r w:rsidR="00D20433" w:rsidRPr="00F02401">
        <w:rPr>
          <w:rFonts w:ascii="Times New Roman" w:eastAsia="Times New Roman" w:hAnsi="Times New Roman" w:cs="Times New Roman"/>
          <w:highlight w:val="lightGray"/>
          <w:rPrChange w:id="467" w:author="Eliza Peterson" w:date="2019-02-06T16:07:00Z">
            <w:rPr>
              <w:rFonts w:ascii="Times New Roman" w:eastAsia="Times New Roman" w:hAnsi="Times New Roman" w:cs="Times New Roman"/>
            </w:rPr>
          </w:rPrChange>
        </w:rPr>
        <w:t>in  hypoxia</w:t>
      </w:r>
      <w:proofErr w:type="gramEnd"/>
      <w:r w:rsidR="00D20433" w:rsidRPr="00F02401">
        <w:rPr>
          <w:rFonts w:ascii="Times New Roman" w:eastAsia="Times New Roman" w:hAnsi="Times New Roman" w:cs="Times New Roman"/>
          <w:highlight w:val="lightGray"/>
          <w:rPrChange w:id="468" w:author="Eliza Peterson" w:date="2019-02-06T16:07:00Z">
            <w:rPr>
              <w:rFonts w:ascii="Times New Roman" w:eastAsia="Times New Roman" w:hAnsi="Times New Roman" w:cs="Times New Roman"/>
            </w:rPr>
          </w:rPrChange>
        </w:rPr>
        <w:t xml:space="preserve"> (Sun et al. 2018) and the genes associated to each of the six </w:t>
      </w:r>
      <w:r w:rsidR="00C93D4F" w:rsidRPr="00F02401">
        <w:rPr>
          <w:rFonts w:ascii="Times New Roman" w:eastAsia="Times New Roman" w:hAnsi="Times New Roman" w:cs="Times New Roman"/>
          <w:highlight w:val="lightGray"/>
          <w:rPrChange w:id="469" w:author="Eliza Peterson" w:date="2019-02-06T16:07:00Z">
            <w:rPr>
              <w:rFonts w:ascii="Times New Roman" w:eastAsia="Times New Roman" w:hAnsi="Times New Roman" w:cs="Times New Roman"/>
            </w:rPr>
          </w:rPrChange>
        </w:rPr>
        <w:t xml:space="preserve">transcriptional </w:t>
      </w:r>
      <w:r w:rsidR="00D20433" w:rsidRPr="00F02401">
        <w:rPr>
          <w:rFonts w:ascii="Times New Roman" w:eastAsia="Times New Roman" w:hAnsi="Times New Roman" w:cs="Times New Roman"/>
          <w:highlight w:val="lightGray"/>
          <w:rPrChange w:id="470" w:author="Eliza Peterson" w:date="2019-02-06T16:07:00Z">
            <w:rPr>
              <w:rFonts w:ascii="Times New Roman" w:eastAsia="Times New Roman" w:hAnsi="Times New Roman" w:cs="Times New Roman"/>
            </w:rPr>
          </w:rPrChange>
        </w:rPr>
        <w:t>sta</w:t>
      </w:r>
      <w:r w:rsidR="00C93D4F" w:rsidRPr="00F02401">
        <w:rPr>
          <w:rFonts w:ascii="Times New Roman" w:eastAsia="Times New Roman" w:hAnsi="Times New Roman" w:cs="Times New Roman"/>
          <w:highlight w:val="lightGray"/>
          <w:rPrChange w:id="471" w:author="Eliza Peterson" w:date="2019-02-06T16:07:00Z">
            <w:rPr>
              <w:rFonts w:ascii="Times New Roman" w:eastAsia="Times New Roman" w:hAnsi="Times New Roman" w:cs="Times New Roman"/>
            </w:rPr>
          </w:rPrChange>
        </w:rPr>
        <w:t>tes</w:t>
      </w:r>
      <w:r w:rsidR="00D20433" w:rsidRPr="00F02401">
        <w:rPr>
          <w:rFonts w:ascii="Times New Roman" w:eastAsia="Times New Roman" w:hAnsi="Times New Roman" w:cs="Times New Roman"/>
          <w:highlight w:val="lightGray"/>
          <w:rPrChange w:id="472" w:author="Eliza Peterson" w:date="2019-02-06T16:07:00Z">
            <w:rPr>
              <w:rFonts w:ascii="Times New Roman" w:eastAsia="Times New Roman" w:hAnsi="Times New Roman" w:cs="Times New Roman"/>
            </w:rPr>
          </w:rPrChange>
        </w:rPr>
        <w:t xml:space="preserve"> of the controlled O</w:t>
      </w:r>
      <w:r w:rsidR="00D20433" w:rsidRPr="00F02401">
        <w:rPr>
          <w:rFonts w:ascii="Times New Roman" w:eastAsia="Times New Roman" w:hAnsi="Times New Roman" w:cs="Times New Roman"/>
          <w:highlight w:val="lightGray"/>
          <w:vertAlign w:val="subscript"/>
          <w:rPrChange w:id="473" w:author="Eliza Peterson" w:date="2019-02-06T16:07:00Z">
            <w:rPr>
              <w:rFonts w:ascii="Times New Roman" w:eastAsia="Times New Roman" w:hAnsi="Times New Roman" w:cs="Times New Roman"/>
              <w:vertAlign w:val="subscript"/>
            </w:rPr>
          </w:rPrChange>
        </w:rPr>
        <w:t>2</w:t>
      </w:r>
      <w:r w:rsidR="00D20433" w:rsidRPr="00F02401">
        <w:rPr>
          <w:rFonts w:ascii="Times New Roman" w:eastAsia="Times New Roman" w:hAnsi="Times New Roman" w:cs="Times New Roman"/>
          <w:highlight w:val="lightGray"/>
          <w:rPrChange w:id="474" w:author="Eliza Peterson" w:date="2019-02-06T16:07:00Z">
            <w:rPr>
              <w:rFonts w:ascii="Times New Roman" w:eastAsia="Times New Roman" w:hAnsi="Times New Roman" w:cs="Times New Roman"/>
            </w:rPr>
          </w:rPrChange>
        </w:rPr>
        <w:t xml:space="preserve"> model.</w:t>
      </w:r>
      <w:r w:rsidR="00AB2B11" w:rsidRPr="00F02401">
        <w:rPr>
          <w:rFonts w:ascii="Times New Roman" w:eastAsia="Times New Roman" w:hAnsi="Times New Roman" w:cs="Times New Roman"/>
          <w:highlight w:val="lightGray"/>
          <w:rPrChange w:id="475" w:author="Eliza Peterson" w:date="2019-02-06T16:07:00Z">
            <w:rPr>
              <w:rFonts w:ascii="Times New Roman" w:eastAsia="Times New Roman" w:hAnsi="Times New Roman" w:cs="Times New Roman"/>
            </w:rPr>
          </w:rPrChange>
        </w:rPr>
        <w:t xml:space="preserve"> </w:t>
      </w:r>
      <w:r w:rsidR="00D20433" w:rsidRPr="00F02401">
        <w:rPr>
          <w:rFonts w:ascii="Times New Roman" w:eastAsia="Times New Roman" w:hAnsi="Times New Roman" w:cs="Times New Roman"/>
          <w:highlight w:val="lightGray"/>
          <w:rPrChange w:id="476" w:author="Eliza Peterson" w:date="2019-02-06T16:07:00Z">
            <w:rPr>
              <w:rFonts w:ascii="Times New Roman" w:eastAsia="Times New Roman" w:hAnsi="Times New Roman" w:cs="Times New Roman"/>
            </w:rPr>
          </w:rPrChange>
        </w:rPr>
        <w:t xml:space="preserve">Surprisingly, the set of DEGs in the Rv0081 deletion strain is significantly enriched with stage </w:t>
      </w:r>
      <w:proofErr w:type="spellStart"/>
      <w:proofErr w:type="gramStart"/>
      <w:r w:rsidR="00D20433" w:rsidRPr="00F02401">
        <w:rPr>
          <w:rFonts w:ascii="Times New Roman" w:eastAsia="Times New Roman" w:hAnsi="Times New Roman" w:cs="Times New Roman"/>
          <w:highlight w:val="lightGray"/>
          <w:rPrChange w:id="477" w:author="Eliza Peterson" w:date="2019-02-06T16:07:00Z">
            <w:rPr>
              <w:rFonts w:ascii="Times New Roman" w:eastAsia="Times New Roman" w:hAnsi="Times New Roman" w:cs="Times New Roman"/>
            </w:rPr>
          </w:rPrChange>
        </w:rPr>
        <w:t>Ia</w:t>
      </w:r>
      <w:proofErr w:type="spellEnd"/>
      <w:proofErr w:type="gramEnd"/>
      <w:r w:rsidR="00D20433" w:rsidRPr="00F02401">
        <w:rPr>
          <w:rFonts w:ascii="Times New Roman" w:eastAsia="Times New Roman" w:hAnsi="Times New Roman" w:cs="Times New Roman"/>
          <w:highlight w:val="lightGray"/>
          <w:rPrChange w:id="478" w:author="Eliza Peterson" w:date="2019-02-06T16:07:00Z">
            <w:rPr>
              <w:rFonts w:ascii="Times New Roman" w:eastAsia="Times New Roman" w:hAnsi="Times New Roman" w:cs="Times New Roman"/>
            </w:rPr>
          </w:rPrChange>
        </w:rPr>
        <w:t xml:space="preserve">, stage </w:t>
      </w:r>
      <w:proofErr w:type="spellStart"/>
      <w:r w:rsidR="00D20433" w:rsidRPr="00F02401">
        <w:rPr>
          <w:rFonts w:ascii="Times New Roman" w:eastAsia="Times New Roman" w:hAnsi="Times New Roman" w:cs="Times New Roman"/>
          <w:highlight w:val="lightGray"/>
          <w:rPrChange w:id="479" w:author="Eliza Peterson" w:date="2019-02-06T16:07:00Z">
            <w:rPr>
              <w:rFonts w:ascii="Times New Roman" w:eastAsia="Times New Roman" w:hAnsi="Times New Roman" w:cs="Times New Roman"/>
            </w:rPr>
          </w:rPrChange>
        </w:rPr>
        <w:t>Ib</w:t>
      </w:r>
      <w:proofErr w:type="spellEnd"/>
      <w:r w:rsidR="00D20433" w:rsidRPr="00F02401">
        <w:rPr>
          <w:rFonts w:ascii="Times New Roman" w:eastAsia="Times New Roman" w:hAnsi="Times New Roman" w:cs="Times New Roman"/>
          <w:highlight w:val="lightGray"/>
          <w:rPrChange w:id="480" w:author="Eliza Peterson" w:date="2019-02-06T16:07:00Z">
            <w:rPr>
              <w:rFonts w:ascii="Times New Roman" w:eastAsia="Times New Roman" w:hAnsi="Times New Roman" w:cs="Times New Roman"/>
            </w:rPr>
          </w:rPrChange>
        </w:rPr>
        <w:t xml:space="preserve"> and resuscitation genes</w:t>
      </w:r>
      <w:r w:rsidR="00C93D4F" w:rsidRPr="00F02401">
        <w:rPr>
          <w:rFonts w:ascii="Times New Roman" w:eastAsia="Times New Roman" w:hAnsi="Times New Roman" w:cs="Times New Roman"/>
          <w:highlight w:val="lightGray"/>
          <w:rPrChange w:id="481" w:author="Eliza Peterson" w:date="2019-02-06T16:07:00Z">
            <w:rPr>
              <w:rFonts w:ascii="Times New Roman" w:eastAsia="Times New Roman" w:hAnsi="Times New Roman" w:cs="Times New Roman"/>
            </w:rPr>
          </w:rPrChange>
        </w:rPr>
        <w:t xml:space="preserve"> (</w:t>
      </w:r>
      <w:r w:rsidR="00C93D4F" w:rsidRPr="00F02401">
        <w:rPr>
          <w:rFonts w:ascii="Times New Roman" w:eastAsia="Times New Roman" w:hAnsi="Times New Roman" w:cs="Times New Roman"/>
          <w:b/>
          <w:highlight w:val="lightGray"/>
          <w:rPrChange w:id="482" w:author="Eliza Peterson" w:date="2019-02-06T16:07:00Z">
            <w:rPr>
              <w:rFonts w:ascii="Times New Roman" w:eastAsia="Times New Roman" w:hAnsi="Times New Roman" w:cs="Times New Roman"/>
              <w:b/>
            </w:rPr>
          </w:rPrChange>
        </w:rPr>
        <w:t>Table SX</w:t>
      </w:r>
      <w:r w:rsidR="00C93D4F" w:rsidRPr="00F02401">
        <w:rPr>
          <w:rFonts w:ascii="Times New Roman" w:eastAsia="Times New Roman" w:hAnsi="Times New Roman" w:cs="Times New Roman"/>
          <w:highlight w:val="lightGray"/>
          <w:rPrChange w:id="483" w:author="Eliza Peterson" w:date="2019-02-06T16:07:00Z">
            <w:rPr>
              <w:rFonts w:ascii="Times New Roman" w:eastAsia="Times New Roman" w:hAnsi="Times New Roman" w:cs="Times New Roman"/>
            </w:rPr>
          </w:rPrChange>
        </w:rPr>
        <w:t>)</w:t>
      </w:r>
      <w:r w:rsidR="00D20433" w:rsidRPr="00F02401">
        <w:rPr>
          <w:rFonts w:ascii="Times New Roman" w:eastAsia="Times New Roman" w:hAnsi="Times New Roman" w:cs="Times New Roman"/>
          <w:highlight w:val="lightGray"/>
          <w:rPrChange w:id="484" w:author="Eliza Peterson" w:date="2019-02-06T16:07:00Z">
            <w:rPr>
              <w:rFonts w:ascii="Times New Roman" w:eastAsia="Times New Roman" w:hAnsi="Times New Roman" w:cs="Times New Roman"/>
            </w:rPr>
          </w:rPrChange>
        </w:rPr>
        <w:t>. Moreover, most of the shared genes are down-regulated in the KO, suggesting that Rv0081 directly or ind</w:t>
      </w:r>
      <w:r w:rsidR="009A6771" w:rsidRPr="00F02401">
        <w:rPr>
          <w:rFonts w:ascii="Times New Roman" w:eastAsia="Times New Roman" w:hAnsi="Times New Roman" w:cs="Times New Roman"/>
          <w:highlight w:val="lightGray"/>
          <w:rPrChange w:id="485" w:author="Eliza Peterson" w:date="2019-02-06T16:07:00Z">
            <w:rPr>
              <w:rFonts w:ascii="Times New Roman" w:eastAsia="Times New Roman" w:hAnsi="Times New Roman" w:cs="Times New Roman"/>
            </w:rPr>
          </w:rPrChange>
        </w:rPr>
        <w:t>irec</w:t>
      </w:r>
      <w:r w:rsidR="00D20433" w:rsidRPr="00F02401">
        <w:rPr>
          <w:rFonts w:ascii="Times New Roman" w:eastAsia="Times New Roman" w:hAnsi="Times New Roman" w:cs="Times New Roman"/>
          <w:highlight w:val="lightGray"/>
          <w:rPrChange w:id="486" w:author="Eliza Peterson" w:date="2019-02-06T16:07:00Z">
            <w:rPr>
              <w:rFonts w:ascii="Times New Roman" w:eastAsia="Times New Roman" w:hAnsi="Times New Roman" w:cs="Times New Roman"/>
            </w:rPr>
          </w:rPrChange>
        </w:rPr>
        <w:t>tly activate those genes during hypoxia.</w:t>
      </w:r>
      <w:r w:rsidR="00707DF9" w:rsidRPr="00F02401">
        <w:rPr>
          <w:rFonts w:ascii="Times New Roman" w:eastAsia="Times New Roman" w:hAnsi="Times New Roman" w:cs="Times New Roman"/>
          <w:highlight w:val="lightGray"/>
          <w:rPrChange w:id="487" w:author="Eliza Peterson" w:date="2019-02-06T16:07:00Z">
            <w:rPr>
              <w:rFonts w:ascii="Times New Roman" w:eastAsia="Times New Roman" w:hAnsi="Times New Roman" w:cs="Times New Roman"/>
            </w:rPr>
          </w:rPrChange>
        </w:rPr>
        <w:t xml:space="preserve"> </w:t>
      </w:r>
      <w:r w:rsidR="009A6771" w:rsidRPr="00F02401">
        <w:rPr>
          <w:rFonts w:ascii="Times New Roman" w:eastAsia="Times New Roman" w:hAnsi="Times New Roman" w:cs="Times New Roman"/>
          <w:highlight w:val="lightGray"/>
          <w:rPrChange w:id="488" w:author="Eliza Peterson" w:date="2019-02-06T16:07:00Z">
            <w:rPr>
              <w:rFonts w:ascii="Times New Roman" w:eastAsia="Times New Roman" w:hAnsi="Times New Roman" w:cs="Times New Roman"/>
            </w:rPr>
          </w:rPrChange>
        </w:rPr>
        <w:t>T</w:t>
      </w:r>
      <w:r w:rsidR="002678DF" w:rsidRPr="00F02401">
        <w:rPr>
          <w:rFonts w:ascii="Times New Roman" w:eastAsia="Times New Roman" w:hAnsi="Times New Roman" w:cs="Times New Roman"/>
          <w:highlight w:val="lightGray"/>
          <w:rPrChange w:id="489" w:author="Eliza Peterson" w:date="2019-02-06T16:07:00Z">
            <w:rPr>
              <w:rFonts w:ascii="Times New Roman" w:eastAsia="Times New Roman" w:hAnsi="Times New Roman" w:cs="Times New Roman"/>
            </w:rPr>
          </w:rPrChange>
        </w:rPr>
        <w:t>wo</w:t>
      </w:r>
      <w:r w:rsidR="00707DF9" w:rsidRPr="00F02401">
        <w:rPr>
          <w:rFonts w:ascii="Times New Roman" w:eastAsia="Times New Roman" w:hAnsi="Times New Roman" w:cs="Times New Roman"/>
          <w:highlight w:val="lightGray"/>
          <w:rPrChange w:id="490" w:author="Eliza Peterson" w:date="2019-02-06T16:07:00Z">
            <w:rPr>
              <w:rFonts w:ascii="Times New Roman" w:eastAsia="Times New Roman" w:hAnsi="Times New Roman" w:cs="Times New Roman"/>
            </w:rPr>
          </w:rPrChange>
        </w:rPr>
        <w:t xml:space="preserve"> important </w:t>
      </w:r>
      <w:r w:rsidR="009A6771" w:rsidRPr="00F02401">
        <w:rPr>
          <w:rFonts w:ascii="Times New Roman" w:eastAsia="Times New Roman" w:hAnsi="Times New Roman" w:cs="Times New Roman"/>
          <w:highlight w:val="lightGray"/>
          <w:rPrChange w:id="491" w:author="Eliza Peterson" w:date="2019-02-06T16:07:00Z">
            <w:rPr>
              <w:rFonts w:ascii="Times New Roman" w:eastAsia="Times New Roman" w:hAnsi="Times New Roman" w:cs="Times New Roman"/>
            </w:rPr>
          </w:rPrChange>
        </w:rPr>
        <w:t xml:space="preserve">hypotheses are derived from these findings: </w:t>
      </w:r>
      <w:proofErr w:type="spellStart"/>
      <w:r w:rsidR="009A6771" w:rsidRPr="00F02401">
        <w:rPr>
          <w:rFonts w:ascii="Times New Roman" w:eastAsia="Times New Roman" w:hAnsi="Times New Roman" w:cs="Times New Roman"/>
          <w:highlight w:val="lightGray"/>
          <w:rPrChange w:id="492" w:author="Eliza Peterson" w:date="2019-02-06T16:07:00Z">
            <w:rPr>
              <w:rFonts w:ascii="Times New Roman" w:eastAsia="Times New Roman" w:hAnsi="Times New Roman" w:cs="Times New Roman"/>
            </w:rPr>
          </w:rPrChange>
        </w:rPr>
        <w:t>i</w:t>
      </w:r>
      <w:proofErr w:type="spellEnd"/>
      <w:r w:rsidR="009A6771" w:rsidRPr="00F02401">
        <w:rPr>
          <w:rFonts w:ascii="Times New Roman" w:eastAsia="Times New Roman" w:hAnsi="Times New Roman" w:cs="Times New Roman"/>
          <w:highlight w:val="lightGray"/>
          <w:rPrChange w:id="493" w:author="Eliza Peterson" w:date="2019-02-06T16:07:00Z">
            <w:rPr>
              <w:rFonts w:ascii="Times New Roman" w:eastAsia="Times New Roman" w:hAnsi="Times New Roman" w:cs="Times New Roman"/>
            </w:rPr>
          </w:rPrChange>
        </w:rPr>
        <w:t xml:space="preserve">) Rv0081 </w:t>
      </w:r>
      <w:proofErr w:type="gramStart"/>
      <w:r w:rsidR="009A6771" w:rsidRPr="00F02401">
        <w:rPr>
          <w:rFonts w:ascii="Times New Roman" w:eastAsia="Times New Roman" w:hAnsi="Times New Roman" w:cs="Times New Roman"/>
          <w:highlight w:val="lightGray"/>
          <w:rPrChange w:id="494" w:author="Eliza Peterson" w:date="2019-02-06T16:07:00Z">
            <w:rPr>
              <w:rFonts w:ascii="Times New Roman" w:eastAsia="Times New Roman" w:hAnsi="Times New Roman" w:cs="Times New Roman"/>
            </w:rPr>
          </w:rPrChange>
        </w:rPr>
        <w:t>plays</w:t>
      </w:r>
      <w:proofErr w:type="gramEnd"/>
      <w:r w:rsidR="009A6771" w:rsidRPr="00F02401">
        <w:rPr>
          <w:rFonts w:ascii="Times New Roman" w:eastAsia="Times New Roman" w:hAnsi="Times New Roman" w:cs="Times New Roman"/>
          <w:highlight w:val="lightGray"/>
          <w:rPrChange w:id="495" w:author="Eliza Peterson" w:date="2019-02-06T16:07:00Z">
            <w:rPr>
              <w:rFonts w:ascii="Times New Roman" w:eastAsia="Times New Roman" w:hAnsi="Times New Roman" w:cs="Times New Roman"/>
            </w:rPr>
          </w:rPrChange>
        </w:rPr>
        <w:t xml:space="preserve"> a pivotal and early role in the adaptation of MTB to hypoxia. Thus, Rv0081 is at the top of the circuit controlling the cascade of events leading </w:t>
      </w:r>
      <w:r w:rsidR="00ED3DD6" w:rsidRPr="00F02401">
        <w:rPr>
          <w:rFonts w:ascii="Times New Roman" w:eastAsia="Times New Roman" w:hAnsi="Times New Roman" w:cs="Times New Roman"/>
          <w:highlight w:val="lightGray"/>
          <w:rPrChange w:id="496" w:author="Eliza Peterson" w:date="2019-02-06T16:07:00Z">
            <w:rPr>
              <w:rFonts w:ascii="Times New Roman" w:eastAsia="Times New Roman" w:hAnsi="Times New Roman" w:cs="Times New Roman"/>
            </w:rPr>
          </w:rPrChange>
        </w:rPr>
        <w:t xml:space="preserve">MTB </w:t>
      </w:r>
      <w:r w:rsidR="009A6771" w:rsidRPr="00F02401">
        <w:rPr>
          <w:rFonts w:ascii="Times New Roman" w:eastAsia="Times New Roman" w:hAnsi="Times New Roman" w:cs="Times New Roman"/>
          <w:highlight w:val="lightGray"/>
          <w:rPrChange w:id="497" w:author="Eliza Peterson" w:date="2019-02-06T16:07:00Z">
            <w:rPr>
              <w:rFonts w:ascii="Times New Roman" w:eastAsia="Times New Roman" w:hAnsi="Times New Roman" w:cs="Times New Roman"/>
            </w:rPr>
          </w:rPrChange>
        </w:rPr>
        <w:t xml:space="preserve">adaptation to </w:t>
      </w:r>
      <w:proofErr w:type="gramStart"/>
      <w:r w:rsidR="009A6771" w:rsidRPr="00F02401">
        <w:rPr>
          <w:rFonts w:ascii="Times New Roman" w:eastAsia="Times New Roman" w:hAnsi="Times New Roman" w:cs="Times New Roman"/>
          <w:highlight w:val="lightGray"/>
          <w:rPrChange w:id="498" w:author="Eliza Peterson" w:date="2019-02-06T16:07:00Z">
            <w:rPr>
              <w:rFonts w:ascii="Times New Roman" w:eastAsia="Times New Roman" w:hAnsi="Times New Roman" w:cs="Times New Roman"/>
            </w:rPr>
          </w:rPrChange>
        </w:rPr>
        <w:t>hypoxia .</w:t>
      </w:r>
      <w:proofErr w:type="gramEnd"/>
      <w:r w:rsidR="009A6771" w:rsidRPr="00F02401">
        <w:rPr>
          <w:rFonts w:ascii="Times New Roman" w:eastAsia="Times New Roman" w:hAnsi="Times New Roman" w:cs="Times New Roman"/>
          <w:highlight w:val="lightGray"/>
          <w:rPrChange w:id="499" w:author="Eliza Peterson" w:date="2019-02-06T16:07:00Z">
            <w:rPr>
              <w:rFonts w:ascii="Times New Roman" w:eastAsia="Times New Roman" w:hAnsi="Times New Roman" w:cs="Times New Roman"/>
            </w:rPr>
          </w:rPrChange>
        </w:rPr>
        <w:t xml:space="preserve"> ii) Rv0081 behaves differently in hypoxia and aeration. </w:t>
      </w:r>
      <w:r w:rsidR="00ED3DD6" w:rsidRPr="00F02401">
        <w:rPr>
          <w:rFonts w:ascii="Times New Roman" w:eastAsia="Times New Roman" w:hAnsi="Times New Roman" w:cs="Times New Roman"/>
          <w:i/>
          <w:highlight w:val="lightGray"/>
          <w:rPrChange w:id="500" w:author="Eliza Peterson" w:date="2019-02-06T16:07:00Z">
            <w:rPr>
              <w:rFonts w:ascii="Times New Roman" w:eastAsia="Times New Roman" w:hAnsi="Times New Roman" w:cs="Times New Roman"/>
              <w:i/>
            </w:rPr>
          </w:rPrChange>
        </w:rPr>
        <w:t>In hypoxic conditions</w:t>
      </w:r>
      <w:r w:rsidR="009A6771" w:rsidRPr="00F02401">
        <w:rPr>
          <w:rFonts w:ascii="Times New Roman" w:eastAsia="Times New Roman" w:hAnsi="Times New Roman" w:cs="Times New Roman"/>
          <w:i/>
          <w:highlight w:val="lightGray"/>
          <w:rPrChange w:id="501" w:author="Eliza Peterson" w:date="2019-02-06T16:07:00Z">
            <w:rPr>
              <w:rFonts w:ascii="Times New Roman" w:eastAsia="Times New Roman" w:hAnsi="Times New Roman" w:cs="Times New Roman"/>
              <w:i/>
            </w:rPr>
          </w:rPrChange>
        </w:rPr>
        <w:t xml:space="preserve">, Rv0081 </w:t>
      </w:r>
      <w:r w:rsidR="002678DF" w:rsidRPr="00F02401">
        <w:rPr>
          <w:rFonts w:ascii="Times New Roman" w:eastAsia="Times New Roman" w:hAnsi="Times New Roman" w:cs="Times New Roman"/>
          <w:i/>
          <w:highlight w:val="lightGray"/>
          <w:rPrChange w:id="502" w:author="Eliza Peterson" w:date="2019-02-06T16:07:00Z">
            <w:rPr>
              <w:rFonts w:ascii="Times New Roman" w:eastAsia="Times New Roman" w:hAnsi="Times New Roman" w:cs="Times New Roman"/>
              <w:i/>
            </w:rPr>
          </w:rPrChange>
        </w:rPr>
        <w:t xml:space="preserve">mainly </w:t>
      </w:r>
      <w:r w:rsidR="009A6771" w:rsidRPr="00F02401">
        <w:rPr>
          <w:rFonts w:ascii="Times New Roman" w:eastAsia="Times New Roman" w:hAnsi="Times New Roman" w:cs="Times New Roman"/>
          <w:i/>
          <w:highlight w:val="lightGray"/>
          <w:rPrChange w:id="503" w:author="Eliza Peterson" w:date="2019-02-06T16:07:00Z">
            <w:rPr>
              <w:rFonts w:ascii="Times New Roman" w:eastAsia="Times New Roman" w:hAnsi="Times New Roman" w:cs="Times New Roman"/>
              <w:i/>
            </w:rPr>
          </w:rPrChange>
        </w:rPr>
        <w:t>exerts positive regulation on stage I genes (</w:t>
      </w:r>
      <w:r w:rsidR="002678DF" w:rsidRPr="00F02401">
        <w:rPr>
          <w:rFonts w:ascii="Times New Roman" w:eastAsia="Times New Roman" w:hAnsi="Times New Roman" w:cs="Times New Roman"/>
          <w:i/>
          <w:highlight w:val="lightGray"/>
          <w:rPrChange w:id="504" w:author="Eliza Peterson" w:date="2019-02-06T16:07:00Z">
            <w:rPr>
              <w:rFonts w:ascii="Times New Roman" w:eastAsia="Times New Roman" w:hAnsi="Times New Roman" w:cs="Times New Roman"/>
              <w:i/>
            </w:rPr>
          </w:rPrChange>
        </w:rPr>
        <w:t>based on KO data and our time series</w:t>
      </w:r>
      <w:r w:rsidR="009A6771" w:rsidRPr="00F02401">
        <w:rPr>
          <w:rFonts w:ascii="Times New Roman" w:eastAsia="Times New Roman" w:hAnsi="Times New Roman" w:cs="Times New Roman"/>
          <w:i/>
          <w:highlight w:val="lightGray"/>
          <w:rPrChange w:id="505" w:author="Eliza Peterson" w:date="2019-02-06T16:07:00Z">
            <w:rPr>
              <w:rFonts w:ascii="Times New Roman" w:eastAsia="Times New Roman" w:hAnsi="Times New Roman" w:cs="Times New Roman"/>
              <w:i/>
            </w:rPr>
          </w:rPrChange>
        </w:rPr>
        <w:t xml:space="preserve">). </w:t>
      </w:r>
      <w:r w:rsidR="00ED3DD6" w:rsidRPr="00F02401">
        <w:rPr>
          <w:rFonts w:ascii="Times New Roman" w:eastAsia="Times New Roman" w:hAnsi="Times New Roman" w:cs="Times New Roman"/>
          <w:i/>
          <w:highlight w:val="lightGray"/>
          <w:rPrChange w:id="506" w:author="Eliza Peterson" w:date="2019-02-06T16:07:00Z">
            <w:rPr>
              <w:rFonts w:ascii="Times New Roman" w:eastAsia="Times New Roman" w:hAnsi="Times New Roman" w:cs="Times New Roman"/>
              <w:i/>
            </w:rPr>
          </w:rPrChange>
        </w:rPr>
        <w:t>However,</w:t>
      </w:r>
      <w:r w:rsidR="002678DF" w:rsidRPr="00F02401">
        <w:rPr>
          <w:rFonts w:ascii="Times New Roman" w:eastAsia="Times New Roman" w:hAnsi="Times New Roman" w:cs="Times New Roman"/>
          <w:i/>
          <w:highlight w:val="lightGray"/>
          <w:rPrChange w:id="507" w:author="Eliza Peterson" w:date="2019-02-06T16:07:00Z">
            <w:rPr>
              <w:rFonts w:ascii="Times New Roman" w:eastAsia="Times New Roman" w:hAnsi="Times New Roman" w:cs="Times New Roman"/>
              <w:i/>
            </w:rPr>
          </w:rPrChange>
        </w:rPr>
        <w:t xml:space="preserve"> Rv0081 acts as repressor of </w:t>
      </w:r>
      <w:r w:rsidR="00C93D4F" w:rsidRPr="00F02401">
        <w:rPr>
          <w:rFonts w:ascii="Times New Roman" w:eastAsia="Times New Roman" w:hAnsi="Times New Roman" w:cs="Times New Roman"/>
          <w:i/>
          <w:highlight w:val="lightGray"/>
          <w:rPrChange w:id="508" w:author="Eliza Peterson" w:date="2019-02-06T16:07:00Z">
            <w:rPr>
              <w:rFonts w:ascii="Times New Roman" w:eastAsia="Times New Roman" w:hAnsi="Times New Roman" w:cs="Times New Roman"/>
              <w:i/>
            </w:rPr>
          </w:rPrChange>
        </w:rPr>
        <w:t>some of the stage I</w:t>
      </w:r>
      <w:r w:rsidR="002678DF" w:rsidRPr="00F02401">
        <w:rPr>
          <w:rFonts w:ascii="Times New Roman" w:eastAsia="Times New Roman" w:hAnsi="Times New Roman" w:cs="Times New Roman"/>
          <w:i/>
          <w:highlight w:val="lightGray"/>
          <w:rPrChange w:id="509" w:author="Eliza Peterson" w:date="2019-02-06T16:07:00Z">
            <w:rPr>
              <w:rFonts w:ascii="Times New Roman" w:eastAsia="Times New Roman" w:hAnsi="Times New Roman" w:cs="Times New Roman"/>
              <w:i/>
            </w:rPr>
          </w:rPrChange>
        </w:rPr>
        <w:t xml:space="preserve"> genes</w:t>
      </w:r>
      <w:r w:rsidR="00C93C99" w:rsidRPr="00F02401">
        <w:rPr>
          <w:rFonts w:ascii="Times New Roman" w:eastAsia="Times New Roman" w:hAnsi="Times New Roman" w:cs="Times New Roman"/>
          <w:i/>
          <w:highlight w:val="lightGray"/>
          <w:rPrChange w:id="510" w:author="Eliza Peterson" w:date="2019-02-06T16:07:00Z">
            <w:rPr>
              <w:rFonts w:ascii="Times New Roman" w:eastAsia="Times New Roman" w:hAnsi="Times New Roman" w:cs="Times New Roman"/>
              <w:i/>
            </w:rPr>
          </w:rPrChange>
        </w:rPr>
        <w:t xml:space="preserve"> in </w:t>
      </w:r>
      <w:proofErr w:type="spellStart"/>
      <w:r w:rsidR="00C93C99" w:rsidRPr="00F02401">
        <w:rPr>
          <w:rFonts w:ascii="Times New Roman" w:eastAsia="Times New Roman" w:hAnsi="Times New Roman" w:cs="Times New Roman"/>
          <w:i/>
          <w:highlight w:val="lightGray"/>
          <w:rPrChange w:id="511" w:author="Eliza Peterson" w:date="2019-02-06T16:07:00Z">
            <w:rPr>
              <w:rFonts w:ascii="Times New Roman" w:eastAsia="Times New Roman" w:hAnsi="Times New Roman" w:cs="Times New Roman"/>
              <w:i/>
            </w:rPr>
          </w:rPrChange>
        </w:rPr>
        <w:t>normoxia</w:t>
      </w:r>
      <w:proofErr w:type="spellEnd"/>
      <w:r w:rsidR="002678DF" w:rsidRPr="00F02401">
        <w:rPr>
          <w:rFonts w:ascii="Times New Roman" w:eastAsia="Times New Roman" w:hAnsi="Times New Roman" w:cs="Times New Roman"/>
          <w:i/>
          <w:highlight w:val="lightGray"/>
          <w:rPrChange w:id="512" w:author="Eliza Peterson" w:date="2019-02-06T16:07:00Z">
            <w:rPr>
              <w:rFonts w:ascii="Times New Roman" w:eastAsia="Times New Roman" w:hAnsi="Times New Roman" w:cs="Times New Roman"/>
              <w:i/>
            </w:rPr>
          </w:rPrChange>
        </w:rPr>
        <w:t xml:space="preserve"> according to </w:t>
      </w:r>
      <w:r w:rsidR="00C93C99" w:rsidRPr="00F02401">
        <w:rPr>
          <w:rFonts w:ascii="Times New Roman" w:eastAsia="Times New Roman" w:hAnsi="Times New Roman" w:cs="Times New Roman"/>
          <w:i/>
          <w:highlight w:val="lightGray"/>
          <w:rPrChange w:id="513" w:author="Eliza Peterson" w:date="2019-02-06T16:07:00Z">
            <w:rPr>
              <w:rFonts w:ascii="Times New Roman" w:eastAsia="Times New Roman" w:hAnsi="Times New Roman" w:cs="Times New Roman"/>
              <w:i/>
            </w:rPr>
          </w:rPrChange>
        </w:rPr>
        <w:t xml:space="preserve">transcriptomics data of </w:t>
      </w:r>
      <w:r w:rsidR="002678DF" w:rsidRPr="00F02401">
        <w:rPr>
          <w:rFonts w:ascii="Times New Roman" w:eastAsia="Times New Roman" w:hAnsi="Times New Roman" w:cs="Times New Roman"/>
          <w:i/>
          <w:highlight w:val="lightGray"/>
          <w:rPrChange w:id="514" w:author="Eliza Peterson" w:date="2019-02-06T16:07:00Z">
            <w:rPr>
              <w:rFonts w:ascii="Times New Roman" w:eastAsia="Times New Roman" w:hAnsi="Times New Roman" w:cs="Times New Roman"/>
              <w:i/>
            </w:rPr>
          </w:rPrChange>
        </w:rPr>
        <w:t>Rv0081</w:t>
      </w:r>
      <w:r w:rsidR="00C93C99" w:rsidRPr="00F02401">
        <w:rPr>
          <w:rFonts w:ascii="Times New Roman" w:eastAsia="Times New Roman" w:hAnsi="Times New Roman" w:cs="Times New Roman"/>
          <w:i/>
          <w:highlight w:val="lightGray"/>
          <w:rPrChange w:id="515" w:author="Eliza Peterson" w:date="2019-02-06T16:07:00Z">
            <w:rPr>
              <w:rFonts w:ascii="Times New Roman" w:eastAsia="Times New Roman" w:hAnsi="Times New Roman" w:cs="Times New Roman"/>
              <w:i/>
            </w:rPr>
          </w:rPrChange>
        </w:rPr>
        <w:t>over-expressing MTB strain</w:t>
      </w:r>
      <w:r w:rsidR="00C93D4F" w:rsidRPr="00F02401">
        <w:rPr>
          <w:rFonts w:ascii="Times New Roman" w:eastAsia="Times New Roman" w:hAnsi="Times New Roman" w:cs="Times New Roman"/>
          <w:i/>
          <w:highlight w:val="lightGray"/>
          <w:vertAlign w:val="superscript"/>
          <w:rPrChange w:id="516" w:author="Eliza Peterson" w:date="2019-02-06T16:07:00Z">
            <w:rPr>
              <w:rFonts w:ascii="Times New Roman" w:eastAsia="Times New Roman" w:hAnsi="Times New Roman" w:cs="Times New Roman"/>
              <w:i/>
              <w:vertAlign w:val="superscript"/>
            </w:rPr>
          </w:rPrChange>
        </w:rPr>
        <w:t>36</w:t>
      </w:r>
      <w:r w:rsidR="00774F5F" w:rsidRPr="00F02401">
        <w:rPr>
          <w:rFonts w:ascii="Times New Roman" w:eastAsia="Times New Roman" w:hAnsi="Times New Roman" w:cs="Times New Roman"/>
          <w:i/>
          <w:highlight w:val="lightGray"/>
          <w:rPrChange w:id="517" w:author="Eliza Peterson" w:date="2019-02-06T16:07:00Z">
            <w:rPr>
              <w:rFonts w:ascii="Times New Roman" w:eastAsia="Times New Roman" w:hAnsi="Times New Roman" w:cs="Times New Roman"/>
              <w:i/>
            </w:rPr>
          </w:rPrChange>
        </w:rPr>
        <w:t>. In addition, we propose that</w:t>
      </w:r>
      <w:r w:rsidR="009A6771" w:rsidRPr="00F02401">
        <w:rPr>
          <w:rFonts w:ascii="Times New Roman" w:eastAsia="Times New Roman" w:hAnsi="Times New Roman" w:cs="Times New Roman"/>
          <w:i/>
          <w:highlight w:val="lightGray"/>
          <w:rPrChange w:id="518" w:author="Eliza Peterson" w:date="2019-02-06T16:07:00Z">
            <w:rPr>
              <w:rFonts w:ascii="Times New Roman" w:eastAsia="Times New Roman" w:hAnsi="Times New Roman" w:cs="Times New Roman"/>
              <w:i/>
            </w:rPr>
          </w:rPrChange>
        </w:rPr>
        <w:t xml:space="preserve"> Rv0081 exerts positive regulation on resuscitation genes</w:t>
      </w:r>
      <w:r w:rsidR="00774F5F" w:rsidRPr="00F02401">
        <w:rPr>
          <w:rFonts w:ascii="Times New Roman" w:eastAsia="Times New Roman" w:hAnsi="Times New Roman" w:cs="Times New Roman"/>
          <w:i/>
          <w:highlight w:val="lightGray"/>
          <w:rPrChange w:id="519" w:author="Eliza Peterson" w:date="2019-02-06T16:07:00Z">
            <w:rPr>
              <w:rFonts w:ascii="Times New Roman" w:eastAsia="Times New Roman" w:hAnsi="Times New Roman" w:cs="Times New Roman"/>
              <w:i/>
            </w:rPr>
          </w:rPrChange>
        </w:rPr>
        <w:t xml:space="preserve"> during the brief period following resuscitation (before it falls toward its basal expression </w:t>
      </w:r>
      <w:proofErr w:type="spellStart"/>
      <w:r w:rsidR="00774F5F" w:rsidRPr="00F02401">
        <w:rPr>
          <w:rFonts w:ascii="Times New Roman" w:eastAsia="Times New Roman" w:hAnsi="Times New Roman" w:cs="Times New Roman"/>
          <w:i/>
          <w:highlight w:val="lightGray"/>
          <w:rPrChange w:id="520" w:author="Eliza Peterson" w:date="2019-02-06T16:07:00Z">
            <w:rPr>
              <w:rFonts w:ascii="Times New Roman" w:eastAsia="Times New Roman" w:hAnsi="Times New Roman" w:cs="Times New Roman"/>
              <w:i/>
            </w:rPr>
          </w:rPrChange>
        </w:rPr>
        <w:t>leve</w:t>
      </w:r>
      <w:proofErr w:type="spellEnd"/>
      <w:r w:rsidR="00774F5F" w:rsidRPr="00F02401">
        <w:rPr>
          <w:rFonts w:ascii="Times New Roman" w:eastAsia="Times New Roman" w:hAnsi="Times New Roman" w:cs="Times New Roman"/>
          <w:i/>
          <w:highlight w:val="lightGray"/>
          <w:rPrChange w:id="521" w:author="Eliza Peterson" w:date="2019-02-06T16:07:00Z">
            <w:rPr>
              <w:rFonts w:ascii="Times New Roman" w:eastAsia="Times New Roman" w:hAnsi="Times New Roman" w:cs="Times New Roman"/>
              <w:i/>
            </w:rPr>
          </w:rPrChange>
        </w:rPr>
        <w:t>)</w:t>
      </w:r>
      <w:r w:rsidR="009A6771" w:rsidRPr="00F02401">
        <w:rPr>
          <w:rFonts w:ascii="Times New Roman" w:eastAsia="Times New Roman" w:hAnsi="Times New Roman" w:cs="Times New Roman"/>
          <w:i/>
          <w:highlight w:val="lightGray"/>
          <w:rPrChange w:id="522" w:author="Eliza Peterson" w:date="2019-02-06T16:07:00Z">
            <w:rPr>
              <w:rFonts w:ascii="Times New Roman" w:eastAsia="Times New Roman" w:hAnsi="Times New Roman" w:cs="Times New Roman"/>
              <w:i/>
            </w:rPr>
          </w:rPrChange>
        </w:rPr>
        <w:t xml:space="preserve">. Transcriptional data taken when Rv0081 is over-expressed in normal growth conditions endorses the idea that an oxygen-dependent conformational switch dictates Rv0081’s active targets in </w:t>
      </w:r>
      <w:commentRangeStart w:id="523"/>
      <w:r w:rsidR="009A6771" w:rsidRPr="00F02401">
        <w:rPr>
          <w:rFonts w:ascii="Times New Roman" w:eastAsia="Times New Roman" w:hAnsi="Times New Roman" w:cs="Times New Roman"/>
          <w:i/>
          <w:highlight w:val="lightGray"/>
          <w:rPrChange w:id="524" w:author="Eliza Peterson" w:date="2019-02-06T16:07:00Z">
            <w:rPr>
              <w:rFonts w:ascii="Times New Roman" w:eastAsia="Times New Roman" w:hAnsi="Times New Roman" w:cs="Times New Roman"/>
              <w:i/>
            </w:rPr>
          </w:rPrChange>
        </w:rPr>
        <w:t xml:space="preserve">either condition (fig. </w:t>
      </w:r>
      <w:proofErr w:type="gramStart"/>
      <w:r w:rsidR="009A6771" w:rsidRPr="00F02401">
        <w:rPr>
          <w:rFonts w:ascii="Times New Roman" w:eastAsia="Times New Roman" w:hAnsi="Times New Roman" w:cs="Times New Roman"/>
          <w:i/>
          <w:highlight w:val="lightGray"/>
          <w:rPrChange w:id="525" w:author="Eliza Peterson" w:date="2019-02-06T16:07:00Z">
            <w:rPr>
              <w:rFonts w:ascii="Times New Roman" w:eastAsia="Times New Roman" w:hAnsi="Times New Roman" w:cs="Times New Roman"/>
              <w:i/>
            </w:rPr>
          </w:rPrChange>
        </w:rPr>
        <w:t>S5) (18)</w:t>
      </w:r>
      <w:commentRangeEnd w:id="523"/>
      <w:r w:rsidR="009A6771" w:rsidRPr="00F02401">
        <w:rPr>
          <w:rStyle w:val="CommentReference"/>
          <w:highlight w:val="lightGray"/>
          <w:rPrChange w:id="526" w:author="Eliza Peterson" w:date="2019-02-06T16:07:00Z">
            <w:rPr>
              <w:rStyle w:val="CommentReference"/>
            </w:rPr>
          </w:rPrChange>
        </w:rPr>
        <w:commentReference w:id="523"/>
      </w:r>
      <w:r w:rsidR="009A6771" w:rsidRPr="00F02401">
        <w:rPr>
          <w:rFonts w:ascii="Times New Roman" w:eastAsia="Times New Roman" w:hAnsi="Times New Roman" w:cs="Times New Roman"/>
          <w:i/>
          <w:highlight w:val="lightGray"/>
          <w:rPrChange w:id="527" w:author="Eliza Peterson" w:date="2019-02-06T16:07:00Z">
            <w:rPr>
              <w:rFonts w:ascii="Times New Roman" w:eastAsia="Times New Roman" w:hAnsi="Times New Roman" w:cs="Times New Roman"/>
              <w:i/>
            </w:rPr>
          </w:rPrChange>
        </w:rPr>
        <w:t>.</w:t>
      </w:r>
      <w:proofErr w:type="gramEnd"/>
    </w:p>
    <w:p w14:paraId="7729C548" w14:textId="77777777" w:rsidR="00C93D4F" w:rsidRPr="00F02401" w:rsidRDefault="00E04FDD" w:rsidP="00E04FDD">
      <w:pPr>
        <w:widowControl w:val="0"/>
        <w:ind w:firstLine="720"/>
        <w:contextualSpacing w:val="0"/>
        <w:jc w:val="both"/>
        <w:rPr>
          <w:rFonts w:ascii="Times New Roman" w:eastAsia="Times New Roman" w:hAnsi="Times New Roman" w:cs="Times New Roman"/>
          <w:highlight w:val="lightGray"/>
          <w:rPrChange w:id="528" w:author="Eliza Peterson" w:date="2019-02-06T16:07:00Z">
            <w:rPr>
              <w:rFonts w:ascii="Times New Roman" w:eastAsia="Times New Roman" w:hAnsi="Times New Roman" w:cs="Times New Roman"/>
            </w:rPr>
          </w:rPrChange>
        </w:rPr>
      </w:pPr>
      <w:r w:rsidRPr="00F02401">
        <w:rPr>
          <w:rFonts w:ascii="Times New Roman" w:eastAsia="Times New Roman" w:hAnsi="Times New Roman" w:cs="Times New Roman"/>
          <w:highlight w:val="lightGray"/>
          <w:rPrChange w:id="529" w:author="Eliza Peterson" w:date="2019-02-06T16:07:00Z">
            <w:rPr>
              <w:rFonts w:ascii="Times New Roman" w:eastAsia="Times New Roman" w:hAnsi="Times New Roman" w:cs="Times New Roman"/>
            </w:rPr>
          </w:rPrChange>
        </w:rPr>
        <w:t xml:space="preserve">Multiple instances of these FFLs interact between them to generate interlocking FFLs that together modulate a large number of downstream genes </w:t>
      </w:r>
      <w:commentRangeStart w:id="530"/>
      <w:r w:rsidRPr="00F02401">
        <w:rPr>
          <w:rFonts w:ascii="Times New Roman" w:eastAsia="Times New Roman" w:hAnsi="Times New Roman" w:cs="Times New Roman"/>
          <w:highlight w:val="lightGray"/>
          <w:rPrChange w:id="531" w:author="Eliza Peterson" w:date="2019-02-06T16:07:00Z">
            <w:rPr>
              <w:rFonts w:ascii="Times New Roman" w:eastAsia="Times New Roman" w:hAnsi="Times New Roman" w:cs="Times New Roman"/>
            </w:rPr>
          </w:rPrChange>
        </w:rPr>
        <w:t>(331 genes) corresponding to stage II hypoxia (</w:t>
      </w:r>
      <w:r w:rsidRPr="00F02401">
        <w:rPr>
          <w:rFonts w:ascii="Times New Roman" w:eastAsia="Times New Roman" w:hAnsi="Times New Roman" w:cs="Times New Roman"/>
          <w:b/>
          <w:highlight w:val="lightGray"/>
          <w:rPrChange w:id="532" w:author="Eliza Peterson" w:date="2019-02-06T16:07:00Z">
            <w:rPr>
              <w:rFonts w:ascii="Times New Roman" w:eastAsia="Times New Roman" w:hAnsi="Times New Roman" w:cs="Times New Roman"/>
              <w:b/>
            </w:rPr>
          </w:rPrChange>
        </w:rPr>
        <w:t>Fig. S5</w:t>
      </w:r>
      <w:r w:rsidRPr="00F02401">
        <w:rPr>
          <w:rFonts w:ascii="Times New Roman" w:eastAsia="Times New Roman" w:hAnsi="Times New Roman" w:cs="Times New Roman"/>
          <w:highlight w:val="lightGray"/>
          <w:rPrChange w:id="533" w:author="Eliza Peterson" w:date="2019-02-06T16:07:00Z">
            <w:rPr>
              <w:rFonts w:ascii="Times New Roman" w:eastAsia="Times New Roman" w:hAnsi="Times New Roman" w:cs="Times New Roman"/>
            </w:rPr>
          </w:rPrChange>
        </w:rPr>
        <w:t>)</w:t>
      </w:r>
      <w:commentRangeEnd w:id="530"/>
      <w:r w:rsidRPr="00F02401">
        <w:rPr>
          <w:rStyle w:val="CommentReference"/>
          <w:highlight w:val="lightGray"/>
          <w:rPrChange w:id="534" w:author="Eliza Peterson" w:date="2019-02-06T16:07:00Z">
            <w:rPr>
              <w:rStyle w:val="CommentReference"/>
            </w:rPr>
          </w:rPrChange>
        </w:rPr>
        <w:commentReference w:id="530"/>
      </w:r>
      <w:r w:rsidRPr="00F02401">
        <w:rPr>
          <w:rFonts w:ascii="Times New Roman" w:eastAsia="Times New Roman" w:hAnsi="Times New Roman" w:cs="Times New Roman"/>
          <w:highlight w:val="lightGray"/>
          <w:rPrChange w:id="535" w:author="Eliza Peterson" w:date="2019-02-06T16:07:00Z">
            <w:rPr>
              <w:rFonts w:ascii="Times New Roman" w:eastAsia="Times New Roman" w:hAnsi="Times New Roman" w:cs="Times New Roman"/>
            </w:rPr>
          </w:rPrChange>
        </w:rPr>
        <w:t xml:space="preserve">. </w:t>
      </w:r>
      <w:r w:rsidR="00CD60B1" w:rsidRPr="00F02401">
        <w:rPr>
          <w:rFonts w:ascii="Times New Roman" w:eastAsia="Times New Roman" w:hAnsi="Times New Roman" w:cs="Times New Roman"/>
          <w:highlight w:val="lightGray"/>
          <w:rPrChange w:id="536" w:author="Eliza Peterson" w:date="2019-02-06T16:07:00Z">
            <w:rPr>
              <w:rFonts w:ascii="Times New Roman" w:eastAsia="Times New Roman" w:hAnsi="Times New Roman" w:cs="Times New Roman"/>
            </w:rPr>
          </w:rPrChange>
        </w:rPr>
        <w:t>Interlocking FFLs</w:t>
      </w:r>
      <w:r w:rsidR="004767D4" w:rsidRPr="00F02401">
        <w:rPr>
          <w:rFonts w:ascii="Times New Roman" w:eastAsia="Times New Roman" w:hAnsi="Times New Roman" w:cs="Times New Roman"/>
          <w:highlight w:val="lightGray"/>
          <w:rPrChange w:id="537" w:author="Eliza Peterson" w:date="2019-02-06T16:07:00Z">
            <w:rPr>
              <w:rFonts w:ascii="Times New Roman" w:eastAsia="Times New Roman" w:hAnsi="Times New Roman" w:cs="Times New Roman"/>
            </w:rPr>
          </w:rPrChange>
        </w:rPr>
        <w:t>, as found in the identified circuit,</w:t>
      </w:r>
      <w:r w:rsidR="00CD60B1" w:rsidRPr="00F02401">
        <w:rPr>
          <w:rFonts w:ascii="Times New Roman" w:eastAsia="Times New Roman" w:hAnsi="Times New Roman" w:cs="Times New Roman"/>
          <w:highlight w:val="lightGray"/>
          <w:rPrChange w:id="538" w:author="Eliza Peterson" w:date="2019-02-06T16:07:00Z">
            <w:rPr>
              <w:rFonts w:ascii="Times New Roman" w:eastAsia="Times New Roman" w:hAnsi="Times New Roman" w:cs="Times New Roman"/>
            </w:rPr>
          </w:rPrChange>
        </w:rPr>
        <w:t xml:space="preserve"> predict pulses o</w:t>
      </w:r>
      <w:r w:rsidR="004767D4" w:rsidRPr="00F02401">
        <w:rPr>
          <w:rFonts w:ascii="Times New Roman" w:eastAsia="Times New Roman" w:hAnsi="Times New Roman" w:cs="Times New Roman"/>
          <w:highlight w:val="lightGray"/>
          <w:rPrChange w:id="539" w:author="Eliza Peterson" w:date="2019-02-06T16:07:00Z">
            <w:rPr>
              <w:rFonts w:ascii="Times New Roman" w:eastAsia="Times New Roman" w:hAnsi="Times New Roman" w:cs="Times New Roman"/>
            </w:rPr>
          </w:rPrChange>
        </w:rPr>
        <w:t>f TF expression upon activation.</w:t>
      </w:r>
      <w:r w:rsidR="00CD60B1" w:rsidRPr="00F02401">
        <w:rPr>
          <w:rFonts w:ascii="Times New Roman" w:eastAsia="Times New Roman" w:hAnsi="Times New Roman" w:cs="Times New Roman"/>
          <w:highlight w:val="lightGray"/>
          <w:rPrChange w:id="540" w:author="Eliza Peterson" w:date="2019-02-06T16:07:00Z">
            <w:rPr>
              <w:rFonts w:ascii="Times New Roman" w:eastAsia="Times New Roman" w:hAnsi="Times New Roman" w:cs="Times New Roman"/>
            </w:rPr>
          </w:rPrChange>
        </w:rPr>
        <w:t xml:space="preserve"> </w:t>
      </w:r>
      <w:r w:rsidR="004767D4" w:rsidRPr="00F02401">
        <w:rPr>
          <w:rFonts w:ascii="Times New Roman" w:eastAsia="Times New Roman" w:hAnsi="Times New Roman" w:cs="Times New Roman"/>
          <w:highlight w:val="lightGray"/>
          <w:rPrChange w:id="541" w:author="Eliza Peterson" w:date="2019-02-06T16:07:00Z">
            <w:rPr>
              <w:rFonts w:ascii="Times New Roman" w:eastAsia="Times New Roman" w:hAnsi="Times New Roman" w:cs="Times New Roman"/>
            </w:rPr>
          </w:rPrChange>
        </w:rPr>
        <w:t xml:space="preserve">Clear </w:t>
      </w:r>
      <w:r w:rsidR="00336A62" w:rsidRPr="00F02401">
        <w:rPr>
          <w:rFonts w:ascii="Times New Roman" w:eastAsia="Times New Roman" w:hAnsi="Times New Roman" w:cs="Times New Roman"/>
          <w:highlight w:val="lightGray"/>
          <w:rPrChange w:id="542" w:author="Eliza Peterson" w:date="2019-02-06T16:07:00Z">
            <w:rPr>
              <w:rFonts w:ascii="Times New Roman" w:eastAsia="Times New Roman" w:hAnsi="Times New Roman" w:cs="Times New Roman"/>
            </w:rPr>
          </w:rPrChange>
        </w:rPr>
        <w:t>pulses</w:t>
      </w:r>
      <w:r w:rsidR="004767D4" w:rsidRPr="00F02401">
        <w:rPr>
          <w:rFonts w:ascii="Times New Roman" w:eastAsia="Times New Roman" w:hAnsi="Times New Roman" w:cs="Times New Roman"/>
          <w:highlight w:val="lightGray"/>
          <w:rPrChange w:id="543" w:author="Eliza Peterson" w:date="2019-02-06T16:07:00Z">
            <w:rPr>
              <w:rFonts w:ascii="Times New Roman" w:eastAsia="Times New Roman" w:hAnsi="Times New Roman" w:cs="Times New Roman"/>
            </w:rPr>
          </w:rPrChange>
        </w:rPr>
        <w:t xml:space="preserve"> of TF expression</w:t>
      </w:r>
      <w:r w:rsidR="00336A62" w:rsidRPr="00F02401">
        <w:rPr>
          <w:rFonts w:ascii="Times New Roman" w:eastAsia="Times New Roman" w:hAnsi="Times New Roman" w:cs="Times New Roman"/>
          <w:highlight w:val="lightGray"/>
          <w:rPrChange w:id="544" w:author="Eliza Peterson" w:date="2019-02-06T16:07:00Z">
            <w:rPr>
              <w:rFonts w:ascii="Times New Roman" w:eastAsia="Times New Roman" w:hAnsi="Times New Roman" w:cs="Times New Roman"/>
            </w:rPr>
          </w:rPrChange>
        </w:rPr>
        <w:t xml:space="preserve"> were</w:t>
      </w:r>
      <w:r w:rsidR="00C0355D" w:rsidRPr="00F02401">
        <w:rPr>
          <w:rFonts w:ascii="Times New Roman" w:eastAsia="Times New Roman" w:hAnsi="Times New Roman" w:cs="Times New Roman"/>
          <w:highlight w:val="lightGray"/>
          <w:rPrChange w:id="545" w:author="Eliza Peterson" w:date="2019-02-06T16:07:00Z">
            <w:rPr>
              <w:rFonts w:ascii="Times New Roman" w:eastAsia="Times New Roman" w:hAnsi="Times New Roman" w:cs="Times New Roman"/>
            </w:rPr>
          </w:rPrChange>
        </w:rPr>
        <w:t xml:space="preserve"> demonstrated in the</w:t>
      </w:r>
      <w:r w:rsidR="00CD60B1" w:rsidRPr="00F02401">
        <w:rPr>
          <w:rFonts w:ascii="Times New Roman" w:eastAsia="Times New Roman" w:hAnsi="Times New Roman" w:cs="Times New Roman"/>
          <w:highlight w:val="lightGray"/>
          <w:rPrChange w:id="546" w:author="Eliza Peterson" w:date="2019-02-06T16:07:00Z">
            <w:rPr>
              <w:rFonts w:ascii="Times New Roman" w:eastAsia="Times New Roman" w:hAnsi="Times New Roman" w:cs="Times New Roman"/>
            </w:rPr>
          </w:rPrChange>
        </w:rPr>
        <w:t xml:space="preserve"> time course expression data</w:t>
      </w:r>
      <w:r w:rsidR="00C0355D" w:rsidRPr="00F02401">
        <w:rPr>
          <w:rFonts w:ascii="Times New Roman" w:eastAsia="Times New Roman" w:hAnsi="Times New Roman" w:cs="Times New Roman"/>
          <w:highlight w:val="lightGray"/>
          <w:rPrChange w:id="547" w:author="Eliza Peterson" w:date="2019-02-06T16:07:00Z">
            <w:rPr>
              <w:rFonts w:ascii="Times New Roman" w:eastAsia="Times New Roman" w:hAnsi="Times New Roman" w:cs="Times New Roman"/>
            </w:rPr>
          </w:rPrChange>
        </w:rPr>
        <w:t xml:space="preserve"> upon entry in hypoxia</w:t>
      </w:r>
      <w:r w:rsidR="00CD60B1" w:rsidRPr="00F02401">
        <w:rPr>
          <w:rFonts w:ascii="Times New Roman" w:eastAsia="Times New Roman" w:hAnsi="Times New Roman" w:cs="Times New Roman"/>
          <w:highlight w:val="lightGray"/>
          <w:rPrChange w:id="548" w:author="Eliza Peterson" w:date="2019-02-06T16:07:00Z">
            <w:rPr>
              <w:rFonts w:ascii="Times New Roman" w:eastAsia="Times New Roman" w:hAnsi="Times New Roman" w:cs="Times New Roman"/>
            </w:rPr>
          </w:rPrChange>
        </w:rPr>
        <w:t xml:space="preserve"> (</w:t>
      </w:r>
      <w:commentRangeStart w:id="549"/>
      <w:r w:rsidR="004767D4" w:rsidRPr="00F02401">
        <w:rPr>
          <w:rFonts w:ascii="Times New Roman" w:eastAsia="Times New Roman" w:hAnsi="Times New Roman" w:cs="Times New Roman"/>
          <w:b/>
          <w:highlight w:val="lightGray"/>
          <w:rPrChange w:id="550" w:author="Eliza Peterson" w:date="2019-02-06T16:07:00Z">
            <w:rPr>
              <w:rFonts w:ascii="Times New Roman" w:eastAsia="Times New Roman" w:hAnsi="Times New Roman" w:cs="Times New Roman"/>
              <w:b/>
            </w:rPr>
          </w:rPrChange>
        </w:rPr>
        <w:t>Fig. 3</w:t>
      </w:r>
      <w:r w:rsidR="00CD60B1" w:rsidRPr="00F02401">
        <w:rPr>
          <w:rFonts w:ascii="Times New Roman" w:eastAsia="Times New Roman" w:hAnsi="Times New Roman" w:cs="Times New Roman"/>
          <w:b/>
          <w:highlight w:val="lightGray"/>
          <w:rPrChange w:id="551" w:author="Eliza Peterson" w:date="2019-02-06T16:07:00Z">
            <w:rPr>
              <w:rFonts w:ascii="Times New Roman" w:eastAsia="Times New Roman" w:hAnsi="Times New Roman" w:cs="Times New Roman"/>
              <w:b/>
            </w:rPr>
          </w:rPrChange>
        </w:rPr>
        <w:t>B</w:t>
      </w:r>
      <w:commentRangeEnd w:id="549"/>
      <w:r w:rsidR="00C93D4F" w:rsidRPr="00F02401">
        <w:rPr>
          <w:rStyle w:val="CommentReference"/>
          <w:highlight w:val="lightGray"/>
          <w:rPrChange w:id="552" w:author="Eliza Peterson" w:date="2019-02-06T16:07:00Z">
            <w:rPr>
              <w:rStyle w:val="CommentReference"/>
            </w:rPr>
          </w:rPrChange>
        </w:rPr>
        <w:commentReference w:id="549"/>
      </w:r>
      <w:r w:rsidR="00CD60B1" w:rsidRPr="00F02401">
        <w:rPr>
          <w:rFonts w:ascii="Times New Roman" w:eastAsia="Times New Roman" w:hAnsi="Times New Roman" w:cs="Times New Roman"/>
          <w:highlight w:val="lightGray"/>
          <w:rPrChange w:id="553" w:author="Eliza Peterson" w:date="2019-02-06T16:07:00Z">
            <w:rPr>
              <w:rFonts w:ascii="Times New Roman" w:eastAsia="Times New Roman" w:hAnsi="Times New Roman" w:cs="Times New Roman"/>
            </w:rPr>
          </w:rPrChange>
        </w:rPr>
        <w:t xml:space="preserve">). Moreover, these TF </w:t>
      </w:r>
      <w:r w:rsidR="00C0355D" w:rsidRPr="00F02401">
        <w:rPr>
          <w:rFonts w:ascii="Times New Roman" w:eastAsia="Times New Roman" w:hAnsi="Times New Roman" w:cs="Times New Roman"/>
          <w:highlight w:val="lightGray"/>
          <w:rPrChange w:id="554" w:author="Eliza Peterson" w:date="2019-02-06T16:07:00Z">
            <w:rPr>
              <w:rFonts w:ascii="Times New Roman" w:eastAsia="Times New Roman" w:hAnsi="Times New Roman" w:cs="Times New Roman"/>
            </w:rPr>
          </w:rPrChange>
        </w:rPr>
        <w:t>pulses begin with</w:t>
      </w:r>
      <w:r w:rsidR="00CD60B1" w:rsidRPr="00F02401">
        <w:rPr>
          <w:rFonts w:ascii="Times New Roman" w:eastAsia="Times New Roman" w:hAnsi="Times New Roman" w:cs="Times New Roman"/>
          <w:highlight w:val="lightGray"/>
          <w:rPrChange w:id="555" w:author="Eliza Peterson" w:date="2019-02-06T16:07:00Z">
            <w:rPr>
              <w:rFonts w:ascii="Times New Roman" w:eastAsia="Times New Roman" w:hAnsi="Times New Roman" w:cs="Times New Roman"/>
            </w:rPr>
          </w:rPrChange>
        </w:rPr>
        <w:t xml:space="preserve"> Rv0081 expression an</w:t>
      </w:r>
      <w:r w:rsidR="004767D4" w:rsidRPr="00F02401">
        <w:rPr>
          <w:rFonts w:ascii="Times New Roman" w:eastAsia="Times New Roman" w:hAnsi="Times New Roman" w:cs="Times New Roman"/>
          <w:highlight w:val="lightGray"/>
          <w:rPrChange w:id="556" w:author="Eliza Peterson" w:date="2019-02-06T16:07:00Z">
            <w:rPr>
              <w:rFonts w:ascii="Times New Roman" w:eastAsia="Times New Roman" w:hAnsi="Times New Roman" w:cs="Times New Roman"/>
            </w:rPr>
          </w:rPrChange>
        </w:rPr>
        <w:t xml:space="preserve">d include all the </w:t>
      </w:r>
      <w:r w:rsidR="004767D4" w:rsidRPr="00F02401">
        <w:rPr>
          <w:rFonts w:ascii="Times New Roman" w:eastAsia="Times New Roman" w:hAnsi="Times New Roman" w:cs="Times New Roman"/>
          <w:highlight w:val="lightGray"/>
          <w:rPrChange w:id="557" w:author="Eliza Peterson" w:date="2019-02-06T16:07:00Z">
            <w:rPr>
              <w:rFonts w:ascii="Times New Roman" w:eastAsia="Times New Roman" w:hAnsi="Times New Roman" w:cs="Times New Roman"/>
            </w:rPr>
          </w:rPrChange>
        </w:rPr>
        <w:lastRenderedPageBreak/>
        <w:t xml:space="preserve">TFs </w:t>
      </w:r>
      <w:r w:rsidR="00CD60B1" w:rsidRPr="00F02401">
        <w:rPr>
          <w:rFonts w:ascii="Times New Roman" w:eastAsia="Times New Roman" w:hAnsi="Times New Roman" w:cs="Times New Roman"/>
          <w:highlight w:val="lightGray"/>
          <w:rPrChange w:id="558" w:author="Eliza Peterson" w:date="2019-02-06T16:07:00Z">
            <w:rPr>
              <w:rFonts w:ascii="Times New Roman" w:eastAsia="Times New Roman" w:hAnsi="Times New Roman" w:cs="Times New Roman"/>
            </w:rPr>
          </w:rPrChange>
        </w:rPr>
        <w:t xml:space="preserve">in our </w:t>
      </w:r>
      <w:r w:rsidR="004767D4" w:rsidRPr="00F02401">
        <w:rPr>
          <w:rFonts w:ascii="Times New Roman" w:eastAsia="Times New Roman" w:hAnsi="Times New Roman" w:cs="Times New Roman"/>
          <w:highlight w:val="lightGray"/>
          <w:rPrChange w:id="559" w:author="Eliza Peterson" w:date="2019-02-06T16:07:00Z">
            <w:rPr>
              <w:rFonts w:ascii="Times New Roman" w:eastAsia="Times New Roman" w:hAnsi="Times New Roman" w:cs="Times New Roman"/>
            </w:rPr>
          </w:rPrChange>
        </w:rPr>
        <w:t xml:space="preserve">identified </w:t>
      </w:r>
      <w:r w:rsidR="00CD60B1" w:rsidRPr="00F02401">
        <w:rPr>
          <w:rFonts w:ascii="Times New Roman" w:eastAsia="Times New Roman" w:hAnsi="Times New Roman" w:cs="Times New Roman"/>
          <w:highlight w:val="lightGray"/>
          <w:rPrChange w:id="560" w:author="Eliza Peterson" w:date="2019-02-06T16:07:00Z">
            <w:rPr>
              <w:rFonts w:ascii="Times New Roman" w:eastAsia="Times New Roman" w:hAnsi="Times New Roman" w:cs="Times New Roman"/>
            </w:rPr>
          </w:rPrChange>
        </w:rPr>
        <w:t>circuit</w:t>
      </w:r>
      <w:r w:rsidR="004767D4" w:rsidRPr="00F02401">
        <w:rPr>
          <w:rFonts w:ascii="Times New Roman" w:eastAsia="Times New Roman" w:hAnsi="Times New Roman" w:cs="Times New Roman"/>
          <w:highlight w:val="lightGray"/>
          <w:rPrChange w:id="561" w:author="Eliza Peterson" w:date="2019-02-06T16:07:00Z">
            <w:rPr>
              <w:rFonts w:ascii="Times New Roman" w:eastAsia="Times New Roman" w:hAnsi="Times New Roman" w:cs="Times New Roman"/>
            </w:rPr>
          </w:rPrChange>
        </w:rPr>
        <w:t>. While the sequence</w:t>
      </w:r>
      <w:r w:rsidR="00CD60B1" w:rsidRPr="00F02401">
        <w:rPr>
          <w:rFonts w:ascii="Times New Roman" w:eastAsia="Times New Roman" w:hAnsi="Times New Roman" w:cs="Times New Roman"/>
          <w:highlight w:val="lightGray"/>
          <w:rPrChange w:id="562" w:author="Eliza Peterson" w:date="2019-02-06T16:07:00Z">
            <w:rPr>
              <w:rFonts w:ascii="Times New Roman" w:eastAsia="Times New Roman" w:hAnsi="Times New Roman" w:cs="Times New Roman"/>
            </w:rPr>
          </w:rPrChange>
        </w:rPr>
        <w:t xml:space="preserve"> of the TF</w:t>
      </w:r>
      <w:r w:rsidR="00970F51" w:rsidRPr="00F02401">
        <w:rPr>
          <w:rFonts w:ascii="Times New Roman" w:eastAsia="Times New Roman" w:hAnsi="Times New Roman" w:cs="Times New Roman"/>
          <w:highlight w:val="lightGray"/>
          <w:rPrChange w:id="563" w:author="Eliza Peterson" w:date="2019-02-06T16:07:00Z">
            <w:rPr>
              <w:rFonts w:ascii="Times New Roman" w:eastAsia="Times New Roman" w:hAnsi="Times New Roman" w:cs="Times New Roman"/>
            </w:rPr>
          </w:rPrChange>
        </w:rPr>
        <w:t xml:space="preserve"> cascade</w:t>
      </w:r>
      <w:r w:rsidR="00CD60B1" w:rsidRPr="00F02401">
        <w:rPr>
          <w:rFonts w:ascii="Times New Roman" w:eastAsia="Times New Roman" w:hAnsi="Times New Roman" w:cs="Times New Roman"/>
          <w:highlight w:val="lightGray"/>
          <w:rPrChange w:id="564" w:author="Eliza Peterson" w:date="2019-02-06T16:07:00Z">
            <w:rPr>
              <w:rFonts w:ascii="Times New Roman" w:eastAsia="Times New Roman" w:hAnsi="Times New Roman" w:cs="Times New Roman"/>
            </w:rPr>
          </w:rPrChange>
        </w:rPr>
        <w:t xml:space="preserve"> was not </w:t>
      </w:r>
      <w:r w:rsidR="004767D4" w:rsidRPr="00F02401">
        <w:rPr>
          <w:rFonts w:ascii="Times New Roman" w:eastAsia="Times New Roman" w:hAnsi="Times New Roman" w:cs="Times New Roman"/>
          <w:highlight w:val="lightGray"/>
          <w:rPrChange w:id="565" w:author="Eliza Peterson" w:date="2019-02-06T16:07:00Z">
            <w:rPr>
              <w:rFonts w:ascii="Times New Roman" w:eastAsia="Times New Roman" w:hAnsi="Times New Roman" w:cs="Times New Roman"/>
            </w:rPr>
          </w:rPrChange>
        </w:rPr>
        <w:t>predicted</w:t>
      </w:r>
      <w:r w:rsidR="00BF3016" w:rsidRPr="00F02401">
        <w:rPr>
          <w:rFonts w:ascii="Times New Roman" w:eastAsia="Times New Roman" w:hAnsi="Times New Roman" w:cs="Times New Roman"/>
          <w:highlight w:val="lightGray"/>
          <w:rPrChange w:id="566" w:author="Eliza Peterson" w:date="2019-02-06T16:07:00Z">
            <w:rPr>
              <w:rFonts w:ascii="Times New Roman" w:eastAsia="Times New Roman" w:hAnsi="Times New Roman" w:cs="Times New Roman"/>
            </w:rPr>
          </w:rPrChange>
        </w:rPr>
        <w:t>, we inferred a tem</w:t>
      </w:r>
      <w:r w:rsidR="00CD60B1" w:rsidRPr="00F02401">
        <w:rPr>
          <w:rFonts w:ascii="Times New Roman" w:eastAsia="Times New Roman" w:hAnsi="Times New Roman" w:cs="Times New Roman"/>
          <w:highlight w:val="lightGray"/>
          <w:rPrChange w:id="567" w:author="Eliza Peterson" w:date="2019-02-06T16:07:00Z">
            <w:rPr>
              <w:rFonts w:ascii="Times New Roman" w:eastAsia="Times New Roman" w:hAnsi="Times New Roman" w:cs="Times New Roman"/>
            </w:rPr>
          </w:rPrChange>
        </w:rPr>
        <w:t xml:space="preserve">poral genetic program </w:t>
      </w:r>
      <w:r w:rsidR="004767D4" w:rsidRPr="00F02401">
        <w:rPr>
          <w:rFonts w:ascii="Times New Roman" w:eastAsia="Times New Roman" w:hAnsi="Times New Roman" w:cs="Times New Roman"/>
          <w:highlight w:val="lightGray"/>
          <w:rPrChange w:id="568" w:author="Eliza Peterson" w:date="2019-02-06T16:07:00Z">
            <w:rPr>
              <w:rFonts w:ascii="Times New Roman" w:eastAsia="Times New Roman" w:hAnsi="Times New Roman" w:cs="Times New Roman"/>
            </w:rPr>
          </w:rPrChange>
        </w:rPr>
        <w:t>from a genome-wide TF binding location map that corresponds to</w:t>
      </w:r>
      <w:r w:rsidR="00BF3016" w:rsidRPr="00F02401">
        <w:rPr>
          <w:rFonts w:ascii="Times New Roman" w:eastAsia="Times New Roman" w:hAnsi="Times New Roman" w:cs="Times New Roman"/>
          <w:highlight w:val="lightGray"/>
          <w:rPrChange w:id="569" w:author="Eliza Peterson" w:date="2019-02-06T16:07:00Z">
            <w:rPr>
              <w:rFonts w:ascii="Times New Roman" w:eastAsia="Times New Roman" w:hAnsi="Times New Roman" w:cs="Times New Roman"/>
            </w:rPr>
          </w:rPrChange>
        </w:rPr>
        <w:t xml:space="preserve"> MTB</w:t>
      </w:r>
      <w:r w:rsidR="00E45D28" w:rsidRPr="00F02401">
        <w:rPr>
          <w:rFonts w:ascii="Times New Roman" w:eastAsia="Times New Roman" w:hAnsi="Times New Roman" w:cs="Times New Roman"/>
          <w:highlight w:val="lightGray"/>
          <w:rPrChange w:id="570" w:author="Eliza Peterson" w:date="2019-02-06T16:07:00Z">
            <w:rPr>
              <w:rFonts w:ascii="Times New Roman" w:eastAsia="Times New Roman" w:hAnsi="Times New Roman" w:cs="Times New Roman"/>
            </w:rPr>
          </w:rPrChange>
        </w:rPr>
        <w:t xml:space="preserve">’s response to hypoxia. </w:t>
      </w:r>
    </w:p>
    <w:p w14:paraId="587F7234" w14:textId="2C73C30C" w:rsidR="00C93D4F" w:rsidRPr="00F02401" w:rsidRDefault="00C93D4F" w:rsidP="00E04FDD">
      <w:pPr>
        <w:widowControl w:val="0"/>
        <w:ind w:firstLine="720"/>
        <w:contextualSpacing w:val="0"/>
        <w:jc w:val="both"/>
        <w:rPr>
          <w:rFonts w:ascii="Times New Roman" w:eastAsia="Times New Roman" w:hAnsi="Times New Roman" w:cs="Times New Roman"/>
          <w:highlight w:val="lightGray"/>
          <w:rPrChange w:id="571" w:author="Eliza Peterson" w:date="2019-02-06T16:07:00Z">
            <w:rPr>
              <w:rFonts w:ascii="Times New Roman" w:eastAsia="Times New Roman" w:hAnsi="Times New Roman" w:cs="Times New Roman"/>
            </w:rPr>
          </w:rPrChange>
        </w:rPr>
      </w:pPr>
      <w:r w:rsidRPr="00F02401">
        <w:rPr>
          <w:rFonts w:ascii="Times New Roman" w:eastAsia="Times New Roman" w:hAnsi="Times New Roman" w:cs="Times New Roman"/>
          <w:highlight w:val="lightGray"/>
          <w:rPrChange w:id="572" w:author="Eliza Peterson" w:date="2019-02-06T16:07:00Z">
            <w:rPr>
              <w:rFonts w:ascii="Times New Roman" w:eastAsia="Times New Roman" w:hAnsi="Times New Roman" w:cs="Times New Roman"/>
            </w:rPr>
          </w:rPrChange>
        </w:rPr>
        <w:t xml:space="preserve">#####NEXT TWO PARAGRAPHS WILL CHANGE ONCE WE HAVE DONE THE </w:t>
      </w:r>
      <w:proofErr w:type="gramStart"/>
      <w:r w:rsidRPr="00F02401">
        <w:rPr>
          <w:rFonts w:ascii="Times New Roman" w:eastAsia="Times New Roman" w:hAnsi="Times New Roman" w:cs="Times New Roman"/>
          <w:highlight w:val="lightGray"/>
          <w:rPrChange w:id="573" w:author="Eliza Peterson" w:date="2019-02-06T16:07:00Z">
            <w:rPr>
              <w:rFonts w:ascii="Times New Roman" w:eastAsia="Times New Roman" w:hAnsi="Times New Roman" w:cs="Times New Roman"/>
            </w:rPr>
          </w:rPrChange>
        </w:rPr>
        <w:t>EGRIN ,DREM</w:t>
      </w:r>
      <w:proofErr w:type="gramEnd"/>
      <w:r w:rsidRPr="00F02401">
        <w:rPr>
          <w:rFonts w:ascii="Times New Roman" w:eastAsia="Times New Roman" w:hAnsi="Times New Roman" w:cs="Times New Roman"/>
          <w:highlight w:val="lightGray"/>
          <w:rPrChange w:id="574" w:author="Eliza Peterson" w:date="2019-02-06T16:07:00Z">
            <w:rPr>
              <w:rFonts w:ascii="Times New Roman" w:eastAsia="Times New Roman" w:hAnsi="Times New Roman" w:cs="Times New Roman"/>
            </w:rPr>
          </w:rPrChange>
        </w:rPr>
        <w:t xml:space="preserve"> ANALYSES, ADDITIONAL MODELLING, ETC</w:t>
      </w:r>
    </w:p>
    <w:p w14:paraId="3628287E" w14:textId="5349546C" w:rsidR="00BF3016" w:rsidRPr="00F02401" w:rsidRDefault="00E45D28" w:rsidP="00E04FDD">
      <w:pPr>
        <w:widowControl w:val="0"/>
        <w:ind w:firstLine="720"/>
        <w:contextualSpacing w:val="0"/>
        <w:jc w:val="both"/>
        <w:rPr>
          <w:rFonts w:ascii="Times New Roman" w:eastAsia="Times New Roman" w:hAnsi="Times New Roman" w:cs="Times New Roman"/>
          <w:highlight w:val="lightGray"/>
          <w:rPrChange w:id="575" w:author="Eliza Peterson" w:date="2019-02-06T16:07:00Z">
            <w:rPr>
              <w:rFonts w:ascii="Times New Roman" w:eastAsia="Times New Roman" w:hAnsi="Times New Roman" w:cs="Times New Roman"/>
            </w:rPr>
          </w:rPrChange>
        </w:rPr>
      </w:pPr>
      <w:r w:rsidRPr="00F02401">
        <w:rPr>
          <w:rFonts w:ascii="Times New Roman" w:eastAsia="Times New Roman" w:hAnsi="Times New Roman" w:cs="Times New Roman"/>
          <w:highlight w:val="lightGray"/>
          <w:rPrChange w:id="576" w:author="Eliza Peterson" w:date="2019-02-06T16:07:00Z">
            <w:rPr>
              <w:rFonts w:ascii="Times New Roman" w:eastAsia="Times New Roman" w:hAnsi="Times New Roman" w:cs="Times New Roman"/>
            </w:rPr>
          </w:rPrChange>
        </w:rPr>
        <w:t>The expression data</w:t>
      </w:r>
      <w:r w:rsidR="00BF3016" w:rsidRPr="00F02401">
        <w:rPr>
          <w:rFonts w:ascii="Times New Roman" w:eastAsia="Times New Roman" w:hAnsi="Times New Roman" w:cs="Times New Roman"/>
          <w:highlight w:val="lightGray"/>
          <w:rPrChange w:id="577" w:author="Eliza Peterson" w:date="2019-02-06T16:07:00Z">
            <w:rPr>
              <w:rFonts w:ascii="Times New Roman" w:eastAsia="Times New Roman" w:hAnsi="Times New Roman" w:cs="Times New Roman"/>
            </w:rPr>
          </w:rPrChange>
        </w:rPr>
        <w:t xml:space="preserve">-driven circuitry is refined in </w:t>
      </w:r>
      <w:r w:rsidR="00BF3016" w:rsidRPr="00F02401">
        <w:rPr>
          <w:rFonts w:ascii="Times New Roman" w:eastAsia="Times New Roman" w:hAnsi="Times New Roman" w:cs="Times New Roman"/>
          <w:b/>
          <w:highlight w:val="lightGray"/>
          <w:rPrChange w:id="578" w:author="Eliza Peterson" w:date="2019-02-06T16:07:00Z">
            <w:rPr>
              <w:rFonts w:ascii="Times New Roman" w:eastAsia="Times New Roman" w:hAnsi="Times New Roman" w:cs="Times New Roman"/>
              <w:b/>
            </w:rPr>
          </w:rPrChange>
        </w:rPr>
        <w:t xml:space="preserve">Fig. </w:t>
      </w:r>
      <w:r w:rsidR="00B22F96" w:rsidRPr="00F02401">
        <w:rPr>
          <w:rFonts w:ascii="Times New Roman" w:eastAsia="Times New Roman" w:hAnsi="Times New Roman" w:cs="Times New Roman"/>
          <w:b/>
          <w:highlight w:val="lightGray"/>
          <w:rPrChange w:id="579" w:author="Eliza Peterson" w:date="2019-02-06T16:07:00Z">
            <w:rPr>
              <w:rFonts w:ascii="Times New Roman" w:eastAsia="Times New Roman" w:hAnsi="Times New Roman" w:cs="Times New Roman"/>
              <w:b/>
            </w:rPr>
          </w:rPrChange>
        </w:rPr>
        <w:t>3C</w:t>
      </w:r>
      <w:r w:rsidR="00B22F96" w:rsidRPr="00F02401">
        <w:rPr>
          <w:rFonts w:ascii="Times New Roman" w:eastAsia="Times New Roman" w:hAnsi="Times New Roman" w:cs="Times New Roman"/>
          <w:highlight w:val="lightGray"/>
          <w:rPrChange w:id="580" w:author="Eliza Peterson" w:date="2019-02-06T16:07:00Z">
            <w:rPr>
              <w:rFonts w:ascii="Times New Roman" w:eastAsia="Times New Roman" w:hAnsi="Times New Roman" w:cs="Times New Roman"/>
            </w:rPr>
          </w:rPrChange>
        </w:rPr>
        <w:t xml:space="preserve"> </w:t>
      </w:r>
      <w:r w:rsidR="00F652D1" w:rsidRPr="00F02401">
        <w:rPr>
          <w:rFonts w:ascii="Times New Roman" w:eastAsia="Times New Roman" w:hAnsi="Times New Roman" w:cs="Times New Roman"/>
          <w:highlight w:val="lightGray"/>
          <w:rPrChange w:id="581" w:author="Eliza Peterson" w:date="2019-02-06T16:07:00Z">
            <w:rPr>
              <w:rFonts w:ascii="Times New Roman" w:eastAsia="Times New Roman" w:hAnsi="Times New Roman" w:cs="Times New Roman"/>
            </w:rPr>
          </w:rPrChange>
        </w:rPr>
        <w:t>and shows a</w:t>
      </w:r>
      <w:r w:rsidR="00BF3016" w:rsidRPr="00F02401">
        <w:rPr>
          <w:rFonts w:ascii="Times New Roman" w:eastAsia="Times New Roman" w:hAnsi="Times New Roman" w:cs="Times New Roman"/>
          <w:highlight w:val="lightGray"/>
          <w:rPrChange w:id="582" w:author="Eliza Peterson" w:date="2019-02-06T16:07:00Z">
            <w:rPr>
              <w:rFonts w:ascii="Times New Roman" w:eastAsia="Times New Roman" w:hAnsi="Times New Roman" w:cs="Times New Roman"/>
            </w:rPr>
          </w:rPrChange>
        </w:rPr>
        <w:t xml:space="preserve"> time delay element, consisting of </w:t>
      </w:r>
      <w:r w:rsidR="00F652D1" w:rsidRPr="00F02401">
        <w:rPr>
          <w:rFonts w:ascii="Times New Roman" w:eastAsia="Times New Roman" w:hAnsi="Times New Roman" w:cs="Times New Roman"/>
          <w:highlight w:val="lightGray"/>
          <w:rPrChange w:id="583" w:author="Eliza Peterson" w:date="2019-02-06T16:07:00Z">
            <w:rPr>
              <w:rFonts w:ascii="Times New Roman" w:eastAsia="Times New Roman" w:hAnsi="Times New Roman" w:cs="Times New Roman"/>
            </w:rPr>
          </w:rPrChange>
        </w:rPr>
        <w:t>the</w:t>
      </w:r>
      <w:r w:rsidR="00BF3016" w:rsidRPr="00F02401">
        <w:rPr>
          <w:rFonts w:ascii="Times New Roman" w:eastAsia="Times New Roman" w:hAnsi="Times New Roman" w:cs="Times New Roman"/>
          <w:highlight w:val="lightGray"/>
          <w:rPrChange w:id="584" w:author="Eliza Peterson" w:date="2019-02-06T16:07:00Z">
            <w:rPr>
              <w:rFonts w:ascii="Times New Roman" w:eastAsia="Times New Roman" w:hAnsi="Times New Roman" w:cs="Times New Roman"/>
            </w:rPr>
          </w:rPrChange>
        </w:rPr>
        <w:t xml:space="preserve"> TF cascade, embedded within an incoherent FFL</w:t>
      </w:r>
      <w:r w:rsidR="0074555A" w:rsidRPr="00F02401">
        <w:rPr>
          <w:rFonts w:ascii="Times New Roman" w:eastAsia="Times New Roman" w:hAnsi="Times New Roman" w:cs="Times New Roman"/>
          <w:highlight w:val="lightGray"/>
          <w:rPrChange w:id="585" w:author="Eliza Peterson" w:date="2019-02-06T16:07:00Z">
            <w:rPr>
              <w:rFonts w:ascii="Times New Roman" w:eastAsia="Times New Roman" w:hAnsi="Times New Roman" w:cs="Times New Roman"/>
            </w:rPr>
          </w:rPrChange>
        </w:rPr>
        <w:t xml:space="preserve"> (I-FFL)</w:t>
      </w:r>
      <w:r w:rsidR="00BF3016" w:rsidRPr="00F02401">
        <w:rPr>
          <w:rFonts w:ascii="Times New Roman" w:eastAsia="Times New Roman" w:hAnsi="Times New Roman" w:cs="Times New Roman"/>
          <w:highlight w:val="lightGray"/>
          <w:rPrChange w:id="586" w:author="Eliza Peterson" w:date="2019-02-06T16:07:00Z">
            <w:rPr>
              <w:rFonts w:ascii="Times New Roman" w:eastAsia="Times New Roman" w:hAnsi="Times New Roman" w:cs="Times New Roman"/>
            </w:rPr>
          </w:rPrChange>
        </w:rPr>
        <w:t xml:space="preserve">. </w:t>
      </w:r>
      <w:r w:rsidR="000F288E" w:rsidRPr="00F02401">
        <w:rPr>
          <w:rFonts w:ascii="Times New Roman" w:eastAsia="Times New Roman" w:hAnsi="Times New Roman" w:cs="Times New Roman"/>
          <w:highlight w:val="lightGray"/>
          <w:rPrChange w:id="587" w:author="Eliza Peterson" w:date="2019-02-06T16:07:00Z">
            <w:rPr>
              <w:rFonts w:ascii="Times New Roman" w:eastAsia="Times New Roman" w:hAnsi="Times New Roman" w:cs="Times New Roman"/>
            </w:rPr>
          </w:rPrChange>
        </w:rPr>
        <w:t>Only when Rv0047c is repressed by Rv1033c</w:t>
      </w:r>
      <w:r w:rsidR="00AE3E23" w:rsidRPr="00F02401">
        <w:rPr>
          <w:rFonts w:ascii="Times New Roman" w:eastAsia="Times New Roman" w:hAnsi="Times New Roman" w:cs="Times New Roman"/>
          <w:highlight w:val="lightGray"/>
          <w:rPrChange w:id="588" w:author="Eliza Peterson" w:date="2019-02-06T16:07:00Z">
            <w:rPr>
              <w:rFonts w:ascii="Times New Roman" w:eastAsia="Times New Roman" w:hAnsi="Times New Roman" w:cs="Times New Roman"/>
            </w:rPr>
          </w:rPrChange>
        </w:rPr>
        <w:t xml:space="preserve"> (at the end of the TF cascade) is the </w:t>
      </w:r>
      <w:r w:rsidR="0074555A" w:rsidRPr="00F02401">
        <w:rPr>
          <w:rFonts w:ascii="Times New Roman" w:eastAsia="Times New Roman" w:hAnsi="Times New Roman" w:cs="Times New Roman"/>
          <w:highlight w:val="lightGray"/>
          <w:rPrChange w:id="589" w:author="Eliza Peterson" w:date="2019-02-06T16:07:00Z">
            <w:rPr>
              <w:rFonts w:ascii="Times New Roman" w:eastAsia="Times New Roman" w:hAnsi="Times New Roman" w:cs="Times New Roman"/>
            </w:rPr>
          </w:rPrChange>
        </w:rPr>
        <w:t>I-</w:t>
      </w:r>
      <w:r w:rsidR="00AE3E23" w:rsidRPr="00F02401">
        <w:rPr>
          <w:rFonts w:ascii="Times New Roman" w:eastAsia="Times New Roman" w:hAnsi="Times New Roman" w:cs="Times New Roman"/>
          <w:highlight w:val="lightGray"/>
          <w:rPrChange w:id="590" w:author="Eliza Peterson" w:date="2019-02-06T16:07:00Z">
            <w:rPr>
              <w:rFonts w:ascii="Times New Roman" w:eastAsia="Times New Roman" w:hAnsi="Times New Roman" w:cs="Times New Roman"/>
            </w:rPr>
          </w:rPrChange>
        </w:rPr>
        <w:t xml:space="preserve">FFL </w:t>
      </w:r>
      <w:r w:rsidR="000F288E" w:rsidRPr="00F02401">
        <w:rPr>
          <w:rFonts w:ascii="Times New Roman" w:eastAsia="Times New Roman" w:hAnsi="Times New Roman" w:cs="Times New Roman"/>
          <w:highlight w:val="lightGray"/>
          <w:rPrChange w:id="591" w:author="Eliza Peterson" w:date="2019-02-06T16:07:00Z">
            <w:rPr>
              <w:rFonts w:ascii="Times New Roman" w:eastAsia="Times New Roman" w:hAnsi="Times New Roman" w:cs="Times New Roman"/>
            </w:rPr>
          </w:rPrChange>
        </w:rPr>
        <w:t xml:space="preserve">de-repressed </w:t>
      </w:r>
      <w:r w:rsidR="00393362" w:rsidRPr="00F02401">
        <w:rPr>
          <w:rFonts w:ascii="Times New Roman" w:eastAsia="Times New Roman" w:hAnsi="Times New Roman" w:cs="Times New Roman"/>
          <w:highlight w:val="lightGray"/>
          <w:rPrChange w:id="592" w:author="Eliza Peterson" w:date="2019-02-06T16:07:00Z">
            <w:rPr>
              <w:rFonts w:ascii="Times New Roman" w:eastAsia="Times New Roman" w:hAnsi="Times New Roman" w:cs="Times New Roman"/>
            </w:rPr>
          </w:rPrChange>
        </w:rPr>
        <w:t xml:space="preserve">and </w:t>
      </w:r>
      <w:r w:rsidR="0024190E" w:rsidRPr="00F02401">
        <w:rPr>
          <w:rFonts w:ascii="Times New Roman" w:eastAsia="Times New Roman" w:hAnsi="Times New Roman" w:cs="Times New Roman"/>
          <w:highlight w:val="lightGray"/>
          <w:rPrChange w:id="593" w:author="Eliza Peterson" w:date="2019-02-06T16:07:00Z">
            <w:rPr>
              <w:rFonts w:ascii="Times New Roman" w:eastAsia="Times New Roman" w:hAnsi="Times New Roman" w:cs="Times New Roman"/>
            </w:rPr>
          </w:rPrChange>
        </w:rPr>
        <w:t xml:space="preserve">Rv0081 induces the expression of </w:t>
      </w:r>
      <w:r w:rsidR="00AE3E23" w:rsidRPr="00F02401">
        <w:rPr>
          <w:rFonts w:ascii="Times New Roman" w:eastAsia="Times New Roman" w:hAnsi="Times New Roman" w:cs="Times New Roman"/>
          <w:highlight w:val="lightGray"/>
          <w:rPrChange w:id="594" w:author="Eliza Peterson" w:date="2019-02-06T16:07:00Z">
            <w:rPr>
              <w:rFonts w:ascii="Times New Roman" w:eastAsia="Times New Roman" w:hAnsi="Times New Roman" w:cs="Times New Roman"/>
            </w:rPr>
          </w:rPrChange>
        </w:rPr>
        <w:t>stage II genes</w:t>
      </w:r>
      <w:r w:rsidR="00393362" w:rsidRPr="00F02401">
        <w:rPr>
          <w:rFonts w:ascii="Times New Roman" w:eastAsia="Times New Roman" w:hAnsi="Times New Roman" w:cs="Times New Roman"/>
          <w:highlight w:val="lightGray"/>
          <w:rPrChange w:id="595" w:author="Eliza Peterson" w:date="2019-02-06T16:07:00Z">
            <w:rPr>
              <w:rFonts w:ascii="Times New Roman" w:eastAsia="Times New Roman" w:hAnsi="Times New Roman" w:cs="Times New Roman"/>
            </w:rPr>
          </w:rPrChange>
        </w:rPr>
        <w:t>. We find that this motif</w:t>
      </w:r>
      <w:r w:rsidR="00BF3016" w:rsidRPr="00F02401">
        <w:rPr>
          <w:rFonts w:ascii="Times New Roman" w:eastAsia="Times New Roman" w:hAnsi="Times New Roman" w:cs="Times New Roman"/>
          <w:highlight w:val="lightGray"/>
          <w:rPrChange w:id="596" w:author="Eliza Peterson" w:date="2019-02-06T16:07:00Z">
            <w:rPr>
              <w:rFonts w:ascii="Times New Roman" w:eastAsia="Times New Roman" w:hAnsi="Times New Roman" w:cs="Times New Roman"/>
            </w:rPr>
          </w:rPrChange>
        </w:rPr>
        <w:t xml:space="preserve"> determines </w:t>
      </w:r>
      <w:r w:rsidR="00393362" w:rsidRPr="00F02401">
        <w:rPr>
          <w:rFonts w:ascii="Times New Roman" w:eastAsia="Times New Roman" w:hAnsi="Times New Roman" w:cs="Times New Roman"/>
          <w:highlight w:val="lightGray"/>
          <w:rPrChange w:id="597" w:author="Eliza Peterson" w:date="2019-02-06T16:07:00Z">
            <w:rPr>
              <w:rFonts w:ascii="Times New Roman" w:eastAsia="Times New Roman" w:hAnsi="Times New Roman" w:cs="Times New Roman"/>
            </w:rPr>
          </w:rPrChange>
        </w:rPr>
        <w:t>a delay following signal activation, ultimately</w:t>
      </w:r>
      <w:r w:rsidR="00BF3016" w:rsidRPr="00F02401">
        <w:rPr>
          <w:rFonts w:ascii="Times New Roman" w:eastAsia="Times New Roman" w:hAnsi="Times New Roman" w:cs="Times New Roman"/>
          <w:highlight w:val="lightGray"/>
          <w:rPrChange w:id="598" w:author="Eliza Peterson" w:date="2019-02-06T16:07:00Z">
            <w:rPr>
              <w:rFonts w:ascii="Times New Roman" w:eastAsia="Times New Roman" w:hAnsi="Times New Roman" w:cs="Times New Roman"/>
            </w:rPr>
          </w:rPrChange>
        </w:rPr>
        <w:t xml:space="preserve"> toggling the cells from stage I into </w:t>
      </w:r>
      <w:r w:rsidR="003C36AD" w:rsidRPr="00F02401">
        <w:rPr>
          <w:rFonts w:ascii="Times New Roman" w:eastAsia="Times New Roman" w:hAnsi="Times New Roman" w:cs="Times New Roman"/>
          <w:highlight w:val="lightGray"/>
          <w:rPrChange w:id="599" w:author="Eliza Peterson" w:date="2019-02-06T16:07:00Z">
            <w:rPr>
              <w:rFonts w:ascii="Times New Roman" w:eastAsia="Times New Roman" w:hAnsi="Times New Roman" w:cs="Times New Roman"/>
            </w:rPr>
          </w:rPrChange>
        </w:rPr>
        <w:t>stage II hypoxia</w:t>
      </w:r>
      <w:r w:rsidR="00BF3016" w:rsidRPr="00F02401">
        <w:rPr>
          <w:rFonts w:ascii="Times New Roman" w:eastAsia="Times New Roman" w:hAnsi="Times New Roman" w:cs="Times New Roman"/>
          <w:highlight w:val="lightGray"/>
          <w:rPrChange w:id="600" w:author="Eliza Peterson" w:date="2019-02-06T16:07:00Z">
            <w:rPr>
              <w:rFonts w:ascii="Times New Roman" w:eastAsia="Times New Roman" w:hAnsi="Times New Roman" w:cs="Times New Roman"/>
            </w:rPr>
          </w:rPrChange>
        </w:rPr>
        <w:t>.</w:t>
      </w:r>
      <w:r w:rsidR="00393362" w:rsidRPr="00F02401">
        <w:rPr>
          <w:rFonts w:ascii="Times New Roman" w:eastAsia="Times New Roman" w:hAnsi="Times New Roman" w:cs="Times New Roman"/>
          <w:highlight w:val="lightGray"/>
          <w:rPrChange w:id="601" w:author="Eliza Peterson" w:date="2019-02-06T16:07:00Z">
            <w:rPr>
              <w:rFonts w:ascii="Times New Roman" w:eastAsia="Times New Roman" w:hAnsi="Times New Roman" w:cs="Times New Roman"/>
            </w:rPr>
          </w:rPrChange>
        </w:rPr>
        <w:t xml:space="preserve"> </w:t>
      </w:r>
      <w:r w:rsidR="0024190E" w:rsidRPr="00F02401">
        <w:rPr>
          <w:rFonts w:ascii="Times New Roman" w:hAnsi="Times New Roman" w:cs="Times New Roman"/>
          <w:highlight w:val="lightGray"/>
          <w:rPrChange w:id="602" w:author="Eliza Peterson" w:date="2019-02-06T16:07:00Z">
            <w:rPr>
              <w:rFonts w:ascii="Times New Roman" w:hAnsi="Times New Roman" w:cs="Times New Roman"/>
            </w:rPr>
          </w:rPrChange>
        </w:rPr>
        <w:t>T</w:t>
      </w:r>
      <w:r w:rsidR="000D1252" w:rsidRPr="00F02401">
        <w:rPr>
          <w:rFonts w:ascii="Times New Roman" w:hAnsi="Times New Roman" w:cs="Times New Roman"/>
          <w:highlight w:val="lightGray"/>
          <w:rPrChange w:id="603" w:author="Eliza Peterson" w:date="2019-02-06T16:07:00Z">
            <w:rPr>
              <w:rFonts w:ascii="Times New Roman" w:hAnsi="Times New Roman" w:cs="Times New Roman"/>
            </w:rPr>
          </w:rPrChange>
        </w:rPr>
        <w:t>he time-scale of the delay generated by the regulatory circuit, about 40-hours, is consistent with delayed translation</w:t>
      </w:r>
      <w:r w:rsidR="00AE3E23" w:rsidRPr="00F02401">
        <w:rPr>
          <w:rFonts w:ascii="Times New Roman" w:hAnsi="Times New Roman" w:cs="Times New Roman"/>
          <w:highlight w:val="lightGray"/>
          <w:rPrChange w:id="604" w:author="Eliza Peterson" w:date="2019-02-06T16:07:00Z">
            <w:rPr>
              <w:rFonts w:ascii="Times New Roman" w:hAnsi="Times New Roman" w:cs="Times New Roman"/>
            </w:rPr>
          </w:rPrChange>
        </w:rPr>
        <w:t xml:space="preserve"> observed in slow-growing MTB in response to nitric oxide</w:t>
      </w:r>
      <w:r w:rsidR="00BE1A5B" w:rsidRPr="00F02401">
        <w:rPr>
          <w:rFonts w:ascii="Times New Roman" w:hAnsi="Times New Roman" w:cs="Times New Roman"/>
          <w:highlight w:val="lightGray"/>
          <w:rPrChange w:id="605" w:author="Eliza Peterson" w:date="2019-02-06T16:07:00Z">
            <w:rPr>
              <w:rFonts w:ascii="Times New Roman" w:hAnsi="Times New Roman" w:cs="Times New Roman"/>
            </w:rPr>
          </w:rPrChange>
        </w:rPr>
        <w:fldChar w:fldCharType="begin">
          <w:fldData xml:space="preserve">PEVuZE5vdGU+PENpdGU+PEF1dGhvcj5Db3J0ZXM8L0F1dGhvcj48WWVhcj4yMDE3PC9ZZWFyPjxS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</w:fldData>
        </w:fldChar>
      </w:r>
      <w:r w:rsidR="00F75662" w:rsidRPr="00F02401">
        <w:rPr>
          <w:rFonts w:ascii="Times New Roman" w:hAnsi="Times New Roman" w:cs="Times New Roman"/>
          <w:highlight w:val="lightGray"/>
          <w:rPrChange w:id="606" w:author="Eliza Peterson" w:date="2019-02-06T16:07:00Z">
            <w:rPr>
              <w:rFonts w:ascii="Times New Roman" w:hAnsi="Times New Roman" w:cs="Times New Roman"/>
            </w:rPr>
          </w:rPrChange>
        </w:rPr>
        <w:instrText xml:space="preserve"> ADDIN EN.CITE </w:instrText>
      </w:r>
      <w:r w:rsidR="00F75662" w:rsidRPr="00F02401">
        <w:rPr>
          <w:rFonts w:ascii="Times New Roman" w:hAnsi="Times New Roman" w:cs="Times New Roman"/>
          <w:highlight w:val="lightGray"/>
          <w:rPrChange w:id="607" w:author="Eliza Peterson" w:date="2019-02-06T16:07:00Z">
            <w:rPr>
              <w:rFonts w:ascii="Times New Roman" w:hAnsi="Times New Roman" w:cs="Times New Roman"/>
            </w:rPr>
          </w:rPrChange>
        </w:rPr>
        <w:fldChar w:fldCharType="begin">
          <w:fldData xml:space="preserve">PEVuZE5vdGU+PENpdGU+PEF1dGhvcj5Db3J0ZXM8L0F1dGhvcj48WWVhcj4yMDE3PC9ZZWFyPjxS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</w:fldData>
        </w:fldChar>
      </w:r>
      <w:r w:rsidR="00F75662" w:rsidRPr="00F02401">
        <w:rPr>
          <w:rFonts w:ascii="Times New Roman" w:hAnsi="Times New Roman" w:cs="Times New Roman"/>
          <w:highlight w:val="lightGray"/>
          <w:rPrChange w:id="608" w:author="Eliza Peterson" w:date="2019-02-06T16:07:00Z">
            <w:rPr>
              <w:rFonts w:ascii="Times New Roman" w:hAnsi="Times New Roman" w:cs="Times New Roman"/>
            </w:rPr>
          </w:rPrChange>
        </w:rPr>
        <w:instrText xml:space="preserve"> ADDIN EN.CITE.DATA </w:instrText>
      </w:r>
      <w:r w:rsidR="00F75662" w:rsidRPr="00F02401">
        <w:rPr>
          <w:rFonts w:ascii="Times New Roman" w:hAnsi="Times New Roman" w:cs="Times New Roman"/>
          <w:highlight w:val="lightGray"/>
          <w:rPrChange w:id="609" w:author="Eliza Peterson" w:date="2019-02-06T16:07:00Z">
            <w:rPr>
              <w:rFonts w:ascii="Times New Roman" w:hAnsi="Times New Roman" w:cs="Times New Roman"/>
            </w:rPr>
          </w:rPrChange>
        </w:rPr>
      </w:r>
      <w:r w:rsidR="00F75662" w:rsidRPr="00F02401">
        <w:rPr>
          <w:rFonts w:ascii="Times New Roman" w:hAnsi="Times New Roman" w:cs="Times New Roman"/>
          <w:highlight w:val="lightGray"/>
          <w:rPrChange w:id="610" w:author="Eliza Peterson" w:date="2019-02-06T16:07:00Z">
            <w:rPr>
              <w:rFonts w:ascii="Times New Roman" w:hAnsi="Times New Roman" w:cs="Times New Roman"/>
            </w:rPr>
          </w:rPrChange>
        </w:rPr>
        <w:fldChar w:fldCharType="end"/>
      </w:r>
      <w:r w:rsidR="00BE1A5B" w:rsidRPr="00F02401">
        <w:rPr>
          <w:rFonts w:ascii="Times New Roman" w:hAnsi="Times New Roman" w:cs="Times New Roman"/>
          <w:highlight w:val="lightGray"/>
          <w:rPrChange w:id="611" w:author="Eliza Peterson" w:date="2019-02-06T16:07:00Z">
            <w:rPr>
              <w:rFonts w:ascii="Times New Roman" w:hAnsi="Times New Roman" w:cs="Times New Roman"/>
            </w:rPr>
          </w:rPrChange>
        </w:rPr>
        <w:fldChar w:fldCharType="separate"/>
      </w:r>
      <w:r w:rsidR="00F75662" w:rsidRPr="00F02401">
        <w:rPr>
          <w:rFonts w:ascii="Times New Roman" w:hAnsi="Times New Roman" w:cs="Times New Roman"/>
          <w:noProof/>
          <w:highlight w:val="lightGray"/>
          <w:vertAlign w:val="superscript"/>
          <w:rPrChange w:id="612" w:author="Eliza Peterson" w:date="2019-02-06T16:07:00Z">
            <w:rPr>
              <w:rFonts w:ascii="Times New Roman" w:hAnsi="Times New Roman" w:cs="Times New Roman"/>
              <w:noProof/>
              <w:vertAlign w:val="superscript"/>
            </w:rPr>
          </w:rPrChange>
        </w:rPr>
        <w:t>26</w:t>
      </w:r>
      <w:r w:rsidR="00BE1A5B" w:rsidRPr="00F02401">
        <w:rPr>
          <w:rFonts w:ascii="Times New Roman" w:hAnsi="Times New Roman" w:cs="Times New Roman"/>
          <w:highlight w:val="lightGray"/>
          <w:rPrChange w:id="613" w:author="Eliza Peterson" w:date="2019-02-06T16:07:00Z">
            <w:rPr>
              <w:rFonts w:ascii="Times New Roman" w:hAnsi="Times New Roman" w:cs="Times New Roman"/>
            </w:rPr>
          </w:rPrChange>
        </w:rPr>
        <w:fldChar w:fldCharType="end"/>
      </w:r>
      <w:r w:rsidR="00AE3E23" w:rsidRPr="00F02401">
        <w:rPr>
          <w:rFonts w:ascii="Times New Roman" w:hAnsi="Times New Roman" w:cs="Times New Roman"/>
          <w:highlight w:val="lightGray"/>
          <w:rPrChange w:id="614" w:author="Eliza Peterson" w:date="2019-02-06T16:07:00Z">
            <w:rPr>
              <w:rFonts w:ascii="Times New Roman" w:hAnsi="Times New Roman" w:cs="Times New Roman"/>
            </w:rPr>
          </w:rPrChange>
        </w:rPr>
        <w:t xml:space="preserve">. </w:t>
      </w:r>
      <w:r w:rsidR="0024190E" w:rsidRPr="00F02401">
        <w:rPr>
          <w:rFonts w:ascii="Times New Roman" w:hAnsi="Times New Roman" w:cs="Times New Roman"/>
          <w:highlight w:val="lightGray"/>
          <w:rPrChange w:id="615" w:author="Eliza Peterson" w:date="2019-02-06T16:07:00Z">
            <w:rPr>
              <w:rFonts w:ascii="Times New Roman" w:hAnsi="Times New Roman" w:cs="Times New Roman"/>
            </w:rPr>
          </w:rPrChange>
        </w:rPr>
        <w:t xml:space="preserve">Thus, the time-delay could allow for </w:t>
      </w:r>
      <w:r w:rsidR="00AE3E23" w:rsidRPr="00F02401">
        <w:rPr>
          <w:rFonts w:ascii="Times New Roman" w:hAnsi="Times New Roman" w:cs="Times New Roman"/>
          <w:highlight w:val="lightGray"/>
          <w:rPrChange w:id="616" w:author="Eliza Peterson" w:date="2019-02-06T16:07:00Z">
            <w:rPr>
              <w:rFonts w:ascii="Times New Roman" w:hAnsi="Times New Roman" w:cs="Times New Roman"/>
            </w:rPr>
          </w:rPrChange>
        </w:rPr>
        <w:t>protein changes</w:t>
      </w:r>
      <w:r w:rsidR="00F652D1" w:rsidRPr="00F02401">
        <w:rPr>
          <w:rFonts w:ascii="Times New Roman" w:hAnsi="Times New Roman" w:cs="Times New Roman"/>
          <w:highlight w:val="lightGray"/>
          <w:rPrChange w:id="617" w:author="Eliza Peterson" w:date="2019-02-06T16:07:00Z">
            <w:rPr>
              <w:rFonts w:ascii="Times New Roman" w:hAnsi="Times New Roman" w:cs="Times New Roman"/>
            </w:rPr>
          </w:rPrChange>
        </w:rPr>
        <w:t xml:space="preserve"> that are necessary</w:t>
      </w:r>
      <w:r w:rsidR="0024190E" w:rsidRPr="00F02401">
        <w:rPr>
          <w:rFonts w:ascii="Times New Roman" w:hAnsi="Times New Roman" w:cs="Times New Roman"/>
          <w:highlight w:val="lightGray"/>
          <w:rPrChange w:id="618" w:author="Eliza Peterson" w:date="2019-02-06T16:07:00Z">
            <w:rPr>
              <w:rFonts w:ascii="Times New Roman" w:hAnsi="Times New Roman" w:cs="Times New Roman"/>
            </w:rPr>
          </w:rPrChange>
        </w:rPr>
        <w:t xml:space="preserve"> for the switch to </w:t>
      </w:r>
      <w:r w:rsidR="003C36AD" w:rsidRPr="00F02401">
        <w:rPr>
          <w:rFonts w:ascii="Times New Roman" w:hAnsi="Times New Roman" w:cs="Times New Roman"/>
          <w:highlight w:val="lightGray"/>
          <w:rPrChange w:id="619" w:author="Eliza Peterson" w:date="2019-02-06T16:07:00Z">
            <w:rPr>
              <w:rFonts w:ascii="Times New Roman" w:hAnsi="Times New Roman" w:cs="Times New Roman"/>
            </w:rPr>
          </w:rPrChange>
        </w:rPr>
        <w:t>stage II hypoxia</w:t>
      </w:r>
      <w:r w:rsidR="00AE3E23" w:rsidRPr="00F02401">
        <w:rPr>
          <w:rFonts w:ascii="Times New Roman" w:hAnsi="Times New Roman" w:cs="Times New Roman"/>
          <w:highlight w:val="lightGray"/>
          <w:rPrChange w:id="620" w:author="Eliza Peterson" w:date="2019-02-06T16:07:00Z">
            <w:rPr>
              <w:rFonts w:ascii="Times New Roman" w:hAnsi="Times New Roman" w:cs="Times New Roman"/>
            </w:rPr>
          </w:rPrChange>
        </w:rPr>
        <w:t xml:space="preserve">. </w:t>
      </w:r>
      <w:r w:rsidR="0024190E" w:rsidRPr="00F02401">
        <w:rPr>
          <w:rFonts w:ascii="Times New Roman" w:hAnsi="Times New Roman" w:cs="Times New Roman"/>
          <w:highlight w:val="lightGray"/>
          <w:rPrChange w:id="621" w:author="Eliza Peterson" w:date="2019-02-06T16:07:00Z">
            <w:rPr>
              <w:rFonts w:ascii="Times New Roman" w:hAnsi="Times New Roman" w:cs="Times New Roman"/>
            </w:rPr>
          </w:rPrChange>
        </w:rPr>
        <w:t xml:space="preserve">Alternatively, </w:t>
      </w:r>
      <w:r w:rsidR="0024190E" w:rsidRPr="00F02401">
        <w:rPr>
          <w:rFonts w:ascii="Times New Roman" w:eastAsia="Times New Roman" w:hAnsi="Times New Roman" w:cs="Times New Roman"/>
          <w:highlight w:val="lightGray"/>
          <w:rPrChange w:id="622" w:author="Eliza Peterson" w:date="2019-02-06T16:07:00Z">
            <w:rPr>
              <w:rFonts w:ascii="Times New Roman" w:eastAsia="Times New Roman" w:hAnsi="Times New Roman" w:cs="Times New Roman"/>
            </w:rPr>
          </w:rPrChange>
        </w:rPr>
        <w:t xml:space="preserve">the time delay could ensure that </w:t>
      </w:r>
      <w:r w:rsidR="003C36AD" w:rsidRPr="00F02401">
        <w:rPr>
          <w:rFonts w:ascii="Times New Roman" w:eastAsia="Times New Roman" w:hAnsi="Times New Roman" w:cs="Times New Roman"/>
          <w:highlight w:val="lightGray"/>
          <w:rPrChange w:id="623" w:author="Eliza Peterson" w:date="2019-02-06T16:07:00Z">
            <w:rPr>
              <w:rFonts w:ascii="Times New Roman" w:eastAsia="Times New Roman" w:hAnsi="Times New Roman" w:cs="Times New Roman"/>
            </w:rPr>
          </w:rPrChange>
        </w:rPr>
        <w:t>stage II hypoxia</w:t>
      </w:r>
      <w:r w:rsidR="0024190E" w:rsidRPr="00F02401">
        <w:rPr>
          <w:rFonts w:ascii="Times New Roman" w:eastAsia="Times New Roman" w:hAnsi="Times New Roman" w:cs="Times New Roman"/>
          <w:highlight w:val="lightGray"/>
          <w:rPrChange w:id="624" w:author="Eliza Peterson" w:date="2019-02-06T16:07:00Z">
            <w:rPr>
              <w:rFonts w:ascii="Times New Roman" w:eastAsia="Times New Roman" w:hAnsi="Times New Roman" w:cs="Times New Roman"/>
            </w:rPr>
          </w:rPrChange>
        </w:rPr>
        <w:t xml:space="preserve"> is only activated once the proper conditions are sensed for a</w:t>
      </w:r>
      <w:r w:rsidR="00B07966" w:rsidRPr="00F02401">
        <w:rPr>
          <w:rFonts w:ascii="Times New Roman" w:eastAsia="Times New Roman" w:hAnsi="Times New Roman" w:cs="Times New Roman"/>
          <w:highlight w:val="lightGray"/>
          <w:rPrChange w:id="625" w:author="Eliza Peterson" w:date="2019-02-06T16:07:00Z">
            <w:rPr>
              <w:rFonts w:ascii="Times New Roman" w:eastAsia="Times New Roman" w:hAnsi="Times New Roman" w:cs="Times New Roman"/>
            </w:rPr>
          </w:rPrChange>
        </w:rPr>
        <w:t xml:space="preserve">n extended and sustained </w:t>
      </w:r>
      <w:r w:rsidR="0024190E" w:rsidRPr="00F02401">
        <w:rPr>
          <w:rFonts w:ascii="Times New Roman" w:eastAsia="Times New Roman" w:hAnsi="Times New Roman" w:cs="Times New Roman"/>
          <w:highlight w:val="lightGray"/>
          <w:rPrChange w:id="626" w:author="Eliza Peterson" w:date="2019-02-06T16:07:00Z">
            <w:rPr>
              <w:rFonts w:ascii="Times New Roman" w:eastAsia="Times New Roman" w:hAnsi="Times New Roman" w:cs="Times New Roman"/>
            </w:rPr>
          </w:rPrChange>
        </w:rPr>
        <w:t xml:space="preserve">period of time. </w:t>
      </w:r>
    </w:p>
    <w:p w14:paraId="63E0EDA5" w14:textId="29C0B3B5" w:rsidR="008F49EE" w:rsidRPr="00F02401" w:rsidRDefault="00B07966" w:rsidP="00F0642C">
      <w:pPr>
        <w:widowControl w:val="0"/>
        <w:ind w:firstLine="720"/>
        <w:contextualSpacing w:val="0"/>
        <w:jc w:val="both"/>
        <w:rPr>
          <w:rFonts w:ascii="Times New Roman" w:eastAsia="Times New Roman" w:hAnsi="Times New Roman" w:cs="Times New Roman"/>
          <w:highlight w:val="lightGray"/>
          <w:rPrChange w:id="627" w:author="Eliza Peterson" w:date="2019-02-06T16:07:00Z">
            <w:rPr>
              <w:rFonts w:ascii="Times New Roman" w:eastAsia="Times New Roman" w:hAnsi="Times New Roman" w:cs="Times New Roman"/>
            </w:rPr>
          </w:rPrChange>
        </w:rPr>
      </w:pPr>
      <w:r w:rsidRPr="00F02401">
        <w:rPr>
          <w:rFonts w:ascii="Times New Roman" w:eastAsia="Times New Roman" w:hAnsi="Times New Roman" w:cs="Times New Roman"/>
          <w:highlight w:val="lightGray"/>
          <w:rPrChange w:id="628" w:author="Eliza Peterson" w:date="2019-02-06T16:07:00Z">
            <w:rPr>
              <w:rFonts w:ascii="Times New Roman" w:eastAsia="Times New Roman" w:hAnsi="Times New Roman" w:cs="Times New Roman"/>
            </w:rPr>
          </w:rPrChange>
        </w:rPr>
        <w:t xml:space="preserve">The second expression pattern </w:t>
      </w:r>
      <w:r w:rsidR="00E44B70" w:rsidRPr="00F02401">
        <w:rPr>
          <w:rFonts w:ascii="Times New Roman" w:eastAsia="Times New Roman" w:hAnsi="Times New Roman" w:cs="Times New Roman"/>
          <w:highlight w:val="lightGray"/>
          <w:rPrChange w:id="629" w:author="Eliza Peterson" w:date="2019-02-06T16:07:00Z">
            <w:rPr>
              <w:rFonts w:ascii="Times New Roman" w:eastAsia="Times New Roman" w:hAnsi="Times New Roman" w:cs="Times New Roman"/>
            </w:rPr>
          </w:rPrChange>
        </w:rPr>
        <w:t xml:space="preserve">we explored in detail </w:t>
      </w:r>
      <w:r w:rsidR="00042A8A" w:rsidRPr="00F02401">
        <w:rPr>
          <w:rFonts w:ascii="Times New Roman" w:eastAsia="Times New Roman" w:hAnsi="Times New Roman" w:cs="Times New Roman"/>
          <w:highlight w:val="lightGray"/>
          <w:rPrChange w:id="630" w:author="Eliza Peterson" w:date="2019-02-06T16:07:00Z">
            <w:rPr>
              <w:rFonts w:ascii="Times New Roman" w:eastAsia="Times New Roman" w:hAnsi="Times New Roman" w:cs="Times New Roman"/>
            </w:rPr>
          </w:rPrChange>
        </w:rPr>
        <w:t>wa</w:t>
      </w:r>
      <w:r w:rsidR="00E44B70" w:rsidRPr="00F02401">
        <w:rPr>
          <w:rFonts w:ascii="Times New Roman" w:eastAsia="Times New Roman" w:hAnsi="Times New Roman" w:cs="Times New Roman"/>
          <w:highlight w:val="lightGray"/>
          <w:rPrChange w:id="631" w:author="Eliza Peterson" w:date="2019-02-06T16:07:00Z">
            <w:rPr>
              <w:rFonts w:ascii="Times New Roman" w:eastAsia="Times New Roman" w:hAnsi="Times New Roman" w:cs="Times New Roman"/>
            </w:rPr>
          </w:rPrChange>
        </w:rPr>
        <w:t xml:space="preserve">s observed </w:t>
      </w:r>
      <w:r w:rsidR="00042A8A" w:rsidRPr="00F02401">
        <w:rPr>
          <w:rFonts w:ascii="Times New Roman" w:eastAsia="Times New Roman" w:hAnsi="Times New Roman" w:cs="Times New Roman"/>
          <w:highlight w:val="lightGray"/>
          <w:rPrChange w:id="632" w:author="Eliza Peterson" w:date="2019-02-06T16:07:00Z">
            <w:rPr>
              <w:rFonts w:ascii="Times New Roman" w:eastAsia="Times New Roman" w:hAnsi="Times New Roman" w:cs="Times New Roman"/>
            </w:rPr>
          </w:rPrChange>
        </w:rPr>
        <w:t>when DO level</w:t>
      </w:r>
      <w:r w:rsidR="00E4046D" w:rsidRPr="00F02401">
        <w:rPr>
          <w:rFonts w:ascii="Times New Roman" w:eastAsia="Times New Roman" w:hAnsi="Times New Roman" w:cs="Times New Roman"/>
          <w:highlight w:val="lightGray"/>
          <w:rPrChange w:id="633" w:author="Eliza Peterson" w:date="2019-02-06T16:07:00Z">
            <w:rPr>
              <w:rFonts w:ascii="Times New Roman" w:eastAsia="Times New Roman" w:hAnsi="Times New Roman" w:cs="Times New Roman"/>
            </w:rPr>
          </w:rPrChange>
        </w:rPr>
        <w:t>s</w:t>
      </w:r>
      <w:r w:rsidR="00042A8A" w:rsidRPr="00F02401">
        <w:rPr>
          <w:rFonts w:ascii="Times New Roman" w:eastAsia="Times New Roman" w:hAnsi="Times New Roman" w:cs="Times New Roman"/>
          <w:highlight w:val="lightGray"/>
          <w:rPrChange w:id="634" w:author="Eliza Peterson" w:date="2019-02-06T16:07:00Z">
            <w:rPr>
              <w:rFonts w:ascii="Times New Roman" w:eastAsia="Times New Roman" w:hAnsi="Times New Roman" w:cs="Times New Roman"/>
            </w:rPr>
          </w:rPrChange>
        </w:rPr>
        <w:t xml:space="preserve"> </w:t>
      </w:r>
      <w:r w:rsidR="00E4046D" w:rsidRPr="00F02401">
        <w:rPr>
          <w:rFonts w:ascii="Times New Roman" w:eastAsia="Times New Roman" w:hAnsi="Times New Roman" w:cs="Times New Roman"/>
          <w:highlight w:val="lightGray"/>
          <w:rPrChange w:id="635" w:author="Eliza Peterson" w:date="2019-02-06T16:07:00Z">
            <w:rPr>
              <w:rFonts w:ascii="Times New Roman" w:eastAsia="Times New Roman" w:hAnsi="Times New Roman" w:cs="Times New Roman"/>
            </w:rPr>
          </w:rPrChange>
        </w:rPr>
        <w:t>dropped</w:t>
      </w:r>
      <w:r w:rsidR="00042A8A" w:rsidRPr="00F02401">
        <w:rPr>
          <w:rFonts w:ascii="Times New Roman" w:eastAsia="Times New Roman" w:hAnsi="Times New Roman" w:cs="Times New Roman"/>
          <w:highlight w:val="lightGray"/>
          <w:rPrChange w:id="636" w:author="Eliza Peterson" w:date="2019-02-06T16:07:00Z">
            <w:rPr>
              <w:rFonts w:ascii="Times New Roman" w:eastAsia="Times New Roman" w:hAnsi="Times New Roman" w:cs="Times New Roman"/>
            </w:rPr>
          </w:rPrChange>
        </w:rPr>
        <w:t xml:space="preserve"> </w:t>
      </w:r>
      <w:r w:rsidR="00D662B6" w:rsidRPr="00F02401">
        <w:rPr>
          <w:rFonts w:ascii="Times New Roman" w:eastAsia="Times New Roman" w:hAnsi="Times New Roman" w:cs="Times New Roman"/>
          <w:highlight w:val="lightGray"/>
          <w:rPrChange w:id="637" w:author="Eliza Peterson" w:date="2019-02-06T16:07:00Z">
            <w:rPr>
              <w:rFonts w:ascii="Times New Roman" w:eastAsia="Times New Roman" w:hAnsi="Times New Roman" w:cs="Times New Roman"/>
            </w:rPr>
          </w:rPrChange>
        </w:rPr>
        <w:t>below</w:t>
      </w:r>
      <w:r w:rsidR="00E44B70" w:rsidRPr="00F02401">
        <w:rPr>
          <w:rFonts w:ascii="Times New Roman" w:eastAsia="Times New Roman" w:hAnsi="Times New Roman" w:cs="Times New Roman"/>
          <w:highlight w:val="lightGray"/>
          <w:rPrChange w:id="638" w:author="Eliza Peterson" w:date="2019-02-06T16:07:00Z">
            <w:rPr>
              <w:rFonts w:ascii="Times New Roman" w:eastAsia="Times New Roman" w:hAnsi="Times New Roman" w:cs="Times New Roman"/>
            </w:rPr>
          </w:rPrChange>
        </w:rPr>
        <w:t xml:space="preserve"> ~3%</w:t>
      </w:r>
      <w:r w:rsidR="00943C17" w:rsidRPr="00F02401">
        <w:rPr>
          <w:rFonts w:ascii="Times New Roman" w:eastAsia="Times New Roman" w:hAnsi="Times New Roman" w:cs="Times New Roman"/>
          <w:highlight w:val="lightGray"/>
          <w:rPrChange w:id="639" w:author="Eliza Peterson" w:date="2019-02-06T16:07:00Z">
            <w:rPr>
              <w:rFonts w:ascii="Times New Roman" w:eastAsia="Times New Roman" w:hAnsi="Times New Roman" w:cs="Times New Roman"/>
            </w:rPr>
          </w:rPrChange>
        </w:rPr>
        <w:t>. Upon entering</w:t>
      </w:r>
      <w:r w:rsidR="00D662B6" w:rsidRPr="00F02401">
        <w:rPr>
          <w:rFonts w:ascii="Times New Roman" w:eastAsia="Times New Roman" w:hAnsi="Times New Roman" w:cs="Times New Roman"/>
          <w:highlight w:val="lightGray"/>
          <w:rPrChange w:id="640" w:author="Eliza Peterson" w:date="2019-02-06T16:07:00Z">
            <w:rPr>
              <w:rFonts w:ascii="Times New Roman" w:eastAsia="Times New Roman" w:hAnsi="Times New Roman" w:cs="Times New Roman"/>
            </w:rPr>
          </w:rPrChange>
        </w:rPr>
        <w:t xml:space="preserve"> </w:t>
      </w:r>
      <w:r w:rsidR="00943C17" w:rsidRPr="00F02401">
        <w:rPr>
          <w:rFonts w:ascii="Times New Roman" w:eastAsia="Times New Roman" w:hAnsi="Times New Roman" w:cs="Times New Roman"/>
          <w:highlight w:val="lightGray"/>
          <w:rPrChange w:id="641" w:author="Eliza Peterson" w:date="2019-02-06T16:07:00Z">
            <w:rPr>
              <w:rFonts w:ascii="Times New Roman" w:eastAsia="Times New Roman" w:hAnsi="Times New Roman" w:cs="Times New Roman"/>
            </w:rPr>
          </w:rPrChange>
        </w:rPr>
        <w:t xml:space="preserve">these </w:t>
      </w:r>
      <w:r w:rsidR="00D662B6" w:rsidRPr="00F02401">
        <w:rPr>
          <w:rFonts w:ascii="Times New Roman" w:eastAsia="Times New Roman" w:hAnsi="Times New Roman" w:cs="Times New Roman"/>
          <w:highlight w:val="lightGray"/>
          <w:rPrChange w:id="642" w:author="Eliza Peterson" w:date="2019-02-06T16:07:00Z">
            <w:rPr>
              <w:rFonts w:ascii="Times New Roman" w:eastAsia="Times New Roman" w:hAnsi="Times New Roman" w:cs="Times New Roman"/>
            </w:rPr>
          </w:rPrChange>
        </w:rPr>
        <w:t xml:space="preserve">low </w:t>
      </w:r>
      <w:r w:rsidR="00AA1AEE" w:rsidRPr="00F02401">
        <w:rPr>
          <w:rFonts w:ascii="Times New Roman" w:eastAsia="Spectral" w:hAnsi="Times New Roman" w:cs="Times New Roman"/>
          <w:highlight w:val="lightGray"/>
          <w:rPrChange w:id="643" w:author="Eliza Peterson" w:date="2019-02-06T16:07:00Z">
            <w:rPr>
              <w:rFonts w:ascii="Times New Roman" w:eastAsia="Spectral" w:hAnsi="Times New Roman" w:cs="Times New Roman"/>
            </w:rPr>
          </w:rPrChange>
        </w:rPr>
        <w:t>O</w:t>
      </w:r>
      <w:r w:rsidR="00AA1AEE" w:rsidRPr="00F02401">
        <w:rPr>
          <w:rFonts w:ascii="Times New Roman" w:eastAsia="Spectral" w:hAnsi="Times New Roman" w:cs="Times New Roman"/>
          <w:highlight w:val="lightGray"/>
          <w:vertAlign w:val="subscript"/>
          <w:rPrChange w:id="644" w:author="Eliza Peterson" w:date="2019-02-06T16:07:00Z">
            <w:rPr>
              <w:rFonts w:ascii="Times New Roman" w:eastAsia="Spectral" w:hAnsi="Times New Roman" w:cs="Times New Roman"/>
              <w:vertAlign w:val="subscript"/>
            </w:rPr>
          </w:rPrChange>
        </w:rPr>
        <w:t xml:space="preserve">2 </w:t>
      </w:r>
      <w:r w:rsidR="00D662B6" w:rsidRPr="00F02401">
        <w:rPr>
          <w:rFonts w:ascii="Times New Roman" w:eastAsia="Times New Roman" w:hAnsi="Times New Roman" w:cs="Times New Roman"/>
          <w:highlight w:val="lightGray"/>
          <w:rPrChange w:id="645" w:author="Eliza Peterson" w:date="2019-02-06T16:07:00Z">
            <w:rPr>
              <w:rFonts w:ascii="Times New Roman" w:eastAsia="Times New Roman" w:hAnsi="Times New Roman" w:cs="Times New Roman"/>
            </w:rPr>
          </w:rPrChange>
        </w:rPr>
        <w:t>conditions,</w:t>
      </w:r>
      <w:r w:rsidR="00E44B70" w:rsidRPr="00F02401">
        <w:rPr>
          <w:rFonts w:ascii="Times New Roman" w:eastAsia="Times New Roman" w:hAnsi="Times New Roman" w:cs="Times New Roman"/>
          <w:highlight w:val="lightGray"/>
          <w:rPrChange w:id="646" w:author="Eliza Peterson" w:date="2019-02-06T16:07:00Z">
            <w:rPr>
              <w:rFonts w:ascii="Times New Roman" w:eastAsia="Times New Roman" w:hAnsi="Times New Roman" w:cs="Times New Roman"/>
            </w:rPr>
          </w:rPrChange>
        </w:rPr>
        <w:t xml:space="preserve"> the MTB transcriptome oscillate</w:t>
      </w:r>
      <w:r w:rsidR="00042A8A" w:rsidRPr="00F02401">
        <w:rPr>
          <w:rFonts w:ascii="Times New Roman" w:eastAsia="Times New Roman" w:hAnsi="Times New Roman" w:cs="Times New Roman"/>
          <w:highlight w:val="lightGray"/>
          <w:rPrChange w:id="647" w:author="Eliza Peterson" w:date="2019-02-06T16:07:00Z">
            <w:rPr>
              <w:rFonts w:ascii="Times New Roman" w:eastAsia="Times New Roman" w:hAnsi="Times New Roman" w:cs="Times New Roman"/>
            </w:rPr>
          </w:rPrChange>
        </w:rPr>
        <w:t>d</w:t>
      </w:r>
      <w:r w:rsidR="00E44B70" w:rsidRPr="00F02401">
        <w:rPr>
          <w:rFonts w:ascii="Times New Roman" w:eastAsia="Times New Roman" w:hAnsi="Times New Roman" w:cs="Times New Roman"/>
          <w:highlight w:val="lightGray"/>
          <w:rPrChange w:id="648" w:author="Eliza Peterson" w:date="2019-02-06T16:07:00Z">
            <w:rPr>
              <w:rFonts w:ascii="Times New Roman" w:eastAsia="Times New Roman" w:hAnsi="Times New Roman" w:cs="Times New Roman"/>
            </w:rPr>
          </w:rPrChange>
        </w:rPr>
        <w:t xml:space="preserve"> between </w:t>
      </w:r>
      <w:r w:rsidR="00A2236F" w:rsidRPr="00F02401">
        <w:rPr>
          <w:rFonts w:ascii="Times New Roman" w:eastAsia="Times New Roman" w:hAnsi="Times New Roman" w:cs="Times New Roman"/>
          <w:highlight w:val="lightGray"/>
          <w:rPrChange w:id="649" w:author="Eliza Peterson" w:date="2019-02-06T16:07:00Z">
            <w:rPr>
              <w:rFonts w:ascii="Times New Roman" w:eastAsia="Times New Roman" w:hAnsi="Times New Roman" w:cs="Times New Roman"/>
            </w:rPr>
          </w:rPrChange>
        </w:rPr>
        <w:t>two</w:t>
      </w:r>
      <w:r w:rsidR="00E44B70" w:rsidRPr="00F02401">
        <w:rPr>
          <w:rFonts w:ascii="Times New Roman" w:eastAsia="Times New Roman" w:hAnsi="Times New Roman" w:cs="Times New Roman"/>
          <w:highlight w:val="lightGray"/>
          <w:rPrChange w:id="650" w:author="Eliza Peterson" w:date="2019-02-06T16:07:00Z">
            <w:rPr>
              <w:rFonts w:ascii="Times New Roman" w:eastAsia="Times New Roman" w:hAnsi="Times New Roman" w:cs="Times New Roman"/>
            </w:rPr>
          </w:rPrChange>
        </w:rPr>
        <w:t xml:space="preserve"> states. </w:t>
      </w:r>
      <w:r w:rsidR="00CD325D" w:rsidRPr="00F02401">
        <w:rPr>
          <w:rFonts w:ascii="Times New Roman" w:eastAsia="Times New Roman" w:hAnsi="Times New Roman" w:cs="Times New Roman"/>
          <w:highlight w:val="lightGray"/>
          <w:rPrChange w:id="651" w:author="Eliza Peterson" w:date="2019-02-06T16:07:00Z">
            <w:rPr>
              <w:rFonts w:ascii="Times New Roman" w:eastAsia="Times New Roman" w:hAnsi="Times New Roman" w:cs="Times New Roman"/>
            </w:rPr>
          </w:rPrChange>
        </w:rPr>
        <w:t xml:space="preserve">As seen in the </w:t>
      </w:r>
      <w:proofErr w:type="spellStart"/>
      <w:r w:rsidR="00CD325D" w:rsidRPr="00F02401">
        <w:rPr>
          <w:rFonts w:ascii="Times New Roman" w:eastAsia="Times New Roman" w:hAnsi="Times New Roman" w:cs="Times New Roman"/>
          <w:highlight w:val="lightGray"/>
          <w:rPrChange w:id="652" w:author="Eliza Peterson" w:date="2019-02-06T16:07:00Z">
            <w:rPr>
              <w:rFonts w:ascii="Times New Roman" w:eastAsia="Times New Roman" w:hAnsi="Times New Roman" w:cs="Times New Roman"/>
            </w:rPr>
          </w:rPrChange>
        </w:rPr>
        <w:t>tSNE</w:t>
      </w:r>
      <w:proofErr w:type="spellEnd"/>
      <w:r w:rsidR="00CD325D" w:rsidRPr="00F02401">
        <w:rPr>
          <w:rFonts w:ascii="Times New Roman" w:eastAsia="Times New Roman" w:hAnsi="Times New Roman" w:cs="Times New Roman"/>
          <w:highlight w:val="lightGray"/>
          <w:rPrChange w:id="653" w:author="Eliza Peterson" w:date="2019-02-06T16:07:00Z">
            <w:rPr>
              <w:rFonts w:ascii="Times New Roman" w:eastAsia="Times New Roman" w:hAnsi="Times New Roman" w:cs="Times New Roman"/>
            </w:rPr>
          </w:rPrChange>
        </w:rPr>
        <w:t xml:space="preserve"> plot (</w:t>
      </w:r>
      <w:r w:rsidR="004C42DE" w:rsidRPr="00F02401">
        <w:rPr>
          <w:rFonts w:ascii="Times New Roman" w:eastAsia="Times New Roman" w:hAnsi="Times New Roman" w:cs="Times New Roman"/>
          <w:b/>
          <w:highlight w:val="lightGray"/>
          <w:rPrChange w:id="654" w:author="Eliza Peterson" w:date="2019-02-06T16:07:00Z">
            <w:rPr>
              <w:rFonts w:ascii="Times New Roman" w:eastAsia="Times New Roman" w:hAnsi="Times New Roman" w:cs="Times New Roman"/>
              <w:b/>
            </w:rPr>
          </w:rPrChange>
        </w:rPr>
        <w:t>Fig. 2B</w:t>
      </w:r>
      <w:r w:rsidR="00CD325D" w:rsidRPr="00F02401">
        <w:rPr>
          <w:rFonts w:ascii="Times New Roman" w:eastAsia="Times New Roman" w:hAnsi="Times New Roman" w:cs="Times New Roman"/>
          <w:highlight w:val="lightGray"/>
          <w:rPrChange w:id="655" w:author="Eliza Peterson" w:date="2019-02-06T16:07:00Z">
            <w:rPr>
              <w:rFonts w:ascii="Times New Roman" w:eastAsia="Times New Roman" w:hAnsi="Times New Roman" w:cs="Times New Roman"/>
            </w:rPr>
          </w:rPrChange>
        </w:rPr>
        <w:t>) and expression profiles (</w:t>
      </w:r>
      <w:r w:rsidR="00CD325D" w:rsidRPr="00F02401">
        <w:rPr>
          <w:rFonts w:ascii="Times New Roman" w:eastAsia="Times New Roman" w:hAnsi="Times New Roman" w:cs="Times New Roman"/>
          <w:b/>
          <w:highlight w:val="lightGray"/>
          <w:rPrChange w:id="656" w:author="Eliza Peterson" w:date="2019-02-06T16:07:00Z">
            <w:rPr>
              <w:rFonts w:ascii="Times New Roman" w:eastAsia="Times New Roman" w:hAnsi="Times New Roman" w:cs="Times New Roman"/>
              <w:b/>
            </w:rPr>
          </w:rPrChange>
        </w:rPr>
        <w:t xml:space="preserve">Fig. </w:t>
      </w:r>
      <w:r w:rsidR="004C42DE" w:rsidRPr="00F02401">
        <w:rPr>
          <w:rFonts w:ascii="Times New Roman" w:eastAsia="Times New Roman" w:hAnsi="Times New Roman" w:cs="Times New Roman"/>
          <w:b/>
          <w:highlight w:val="lightGray"/>
          <w:rPrChange w:id="657" w:author="Eliza Peterson" w:date="2019-02-06T16:07:00Z">
            <w:rPr>
              <w:rFonts w:ascii="Times New Roman" w:eastAsia="Times New Roman" w:hAnsi="Times New Roman" w:cs="Times New Roman"/>
              <w:b/>
            </w:rPr>
          </w:rPrChange>
        </w:rPr>
        <w:t>2C</w:t>
      </w:r>
      <w:r w:rsidR="00CD325D" w:rsidRPr="00F02401">
        <w:rPr>
          <w:rFonts w:ascii="Times New Roman" w:eastAsia="Times New Roman" w:hAnsi="Times New Roman" w:cs="Times New Roman"/>
          <w:highlight w:val="lightGray"/>
          <w:rPrChange w:id="658" w:author="Eliza Peterson" w:date="2019-02-06T16:07:00Z">
            <w:rPr>
              <w:rFonts w:ascii="Times New Roman" w:eastAsia="Times New Roman" w:hAnsi="Times New Roman" w:cs="Times New Roman"/>
            </w:rPr>
          </w:rPrChange>
        </w:rPr>
        <w:t xml:space="preserve">), </w:t>
      </w:r>
      <w:r w:rsidR="00E44B70" w:rsidRPr="00F02401">
        <w:rPr>
          <w:rFonts w:ascii="Times New Roman" w:eastAsia="Times New Roman" w:hAnsi="Times New Roman" w:cs="Times New Roman"/>
          <w:highlight w:val="lightGray"/>
          <w:rPrChange w:id="659" w:author="Eliza Peterson" w:date="2019-02-06T16:07:00Z">
            <w:rPr>
              <w:rFonts w:ascii="Times New Roman" w:eastAsia="Times New Roman" w:hAnsi="Times New Roman" w:cs="Times New Roman"/>
            </w:rPr>
          </w:rPrChange>
        </w:rPr>
        <w:t>stage II</w:t>
      </w:r>
      <w:r w:rsidR="00CD325D" w:rsidRPr="00F02401">
        <w:rPr>
          <w:rFonts w:ascii="Times New Roman" w:eastAsia="Times New Roman" w:hAnsi="Times New Roman" w:cs="Times New Roman"/>
          <w:highlight w:val="lightGray"/>
          <w:rPrChange w:id="660" w:author="Eliza Peterson" w:date="2019-02-06T16:07:00Z">
            <w:rPr>
              <w:rFonts w:ascii="Times New Roman" w:eastAsia="Times New Roman" w:hAnsi="Times New Roman" w:cs="Times New Roman"/>
            </w:rPr>
          </w:rPrChange>
        </w:rPr>
        <w:t xml:space="preserve"> genes </w:t>
      </w:r>
      <w:r w:rsidR="0047133A" w:rsidRPr="00F02401">
        <w:rPr>
          <w:rFonts w:ascii="Times New Roman" w:eastAsia="Times New Roman" w:hAnsi="Times New Roman" w:cs="Times New Roman"/>
          <w:highlight w:val="lightGray"/>
          <w:rPrChange w:id="661" w:author="Eliza Peterson" w:date="2019-02-06T16:07:00Z">
            <w:rPr>
              <w:rFonts w:ascii="Times New Roman" w:eastAsia="Times New Roman" w:hAnsi="Times New Roman" w:cs="Times New Roman"/>
            </w:rPr>
          </w:rPrChange>
        </w:rPr>
        <w:t>we</w:t>
      </w:r>
      <w:r w:rsidR="00CD325D" w:rsidRPr="00F02401">
        <w:rPr>
          <w:rFonts w:ascii="Times New Roman" w:eastAsia="Times New Roman" w:hAnsi="Times New Roman" w:cs="Times New Roman"/>
          <w:highlight w:val="lightGray"/>
          <w:rPrChange w:id="662" w:author="Eliza Peterson" w:date="2019-02-06T16:07:00Z">
            <w:rPr>
              <w:rFonts w:ascii="Times New Roman" w:eastAsia="Times New Roman" w:hAnsi="Times New Roman" w:cs="Times New Roman"/>
            </w:rPr>
          </w:rPrChange>
        </w:rPr>
        <w:t>re expressed (</w:t>
      </w:r>
      <w:r w:rsidR="00F652D1" w:rsidRPr="00F02401">
        <w:rPr>
          <w:rFonts w:ascii="Times New Roman" w:eastAsia="Times New Roman" w:hAnsi="Times New Roman" w:cs="Times New Roman"/>
          <w:highlight w:val="lightGray"/>
          <w:rPrChange w:id="663" w:author="Eliza Peterson" w:date="2019-02-06T16:07:00Z">
            <w:rPr>
              <w:rFonts w:ascii="Times New Roman" w:eastAsia="Times New Roman" w:hAnsi="Times New Roman" w:cs="Times New Roman"/>
            </w:rPr>
          </w:rPrChange>
        </w:rPr>
        <w:t>T</w:t>
      </w:r>
      <w:r w:rsidR="00CD325D" w:rsidRPr="00F02401">
        <w:rPr>
          <w:rFonts w:ascii="Times New Roman" w:eastAsia="Times New Roman" w:hAnsi="Times New Roman" w:cs="Times New Roman"/>
          <w:highlight w:val="lightGray"/>
          <w:rPrChange w:id="664" w:author="Eliza Peterson" w:date="2019-02-06T16:07:00Z">
            <w:rPr>
              <w:rFonts w:ascii="Times New Roman" w:eastAsia="Times New Roman" w:hAnsi="Times New Roman" w:cs="Times New Roman"/>
            </w:rPr>
          </w:rPrChange>
        </w:rPr>
        <w:t>8 and T9)</w:t>
      </w:r>
      <w:r w:rsidR="00E44B70" w:rsidRPr="00F02401">
        <w:rPr>
          <w:rFonts w:ascii="Times New Roman" w:eastAsia="Times New Roman" w:hAnsi="Times New Roman" w:cs="Times New Roman"/>
          <w:highlight w:val="lightGray"/>
          <w:rPrChange w:id="665" w:author="Eliza Peterson" w:date="2019-02-06T16:07:00Z">
            <w:rPr>
              <w:rFonts w:ascii="Times New Roman" w:eastAsia="Times New Roman" w:hAnsi="Times New Roman" w:cs="Times New Roman"/>
            </w:rPr>
          </w:rPrChange>
        </w:rPr>
        <w:t xml:space="preserve">, </w:t>
      </w:r>
      <w:r w:rsidR="00CD325D" w:rsidRPr="00F02401">
        <w:rPr>
          <w:rFonts w:ascii="Times New Roman" w:eastAsia="Times New Roman" w:hAnsi="Times New Roman" w:cs="Times New Roman"/>
          <w:highlight w:val="lightGray"/>
          <w:rPrChange w:id="666" w:author="Eliza Peterson" w:date="2019-02-06T16:07:00Z">
            <w:rPr>
              <w:rFonts w:ascii="Times New Roman" w:eastAsia="Times New Roman" w:hAnsi="Times New Roman" w:cs="Times New Roman"/>
            </w:rPr>
          </w:rPrChange>
        </w:rPr>
        <w:t xml:space="preserve">then </w:t>
      </w:r>
      <w:r w:rsidR="00E44B70" w:rsidRPr="00F02401">
        <w:rPr>
          <w:rFonts w:ascii="Times New Roman" w:eastAsia="Times New Roman" w:hAnsi="Times New Roman" w:cs="Times New Roman"/>
          <w:highlight w:val="lightGray"/>
          <w:rPrChange w:id="667" w:author="Eliza Peterson" w:date="2019-02-06T16:07:00Z">
            <w:rPr>
              <w:rFonts w:ascii="Times New Roman" w:eastAsia="Times New Roman" w:hAnsi="Times New Roman" w:cs="Times New Roman"/>
            </w:rPr>
          </w:rPrChange>
        </w:rPr>
        <w:t>stage I</w:t>
      </w:r>
      <w:r w:rsidR="00CD325D" w:rsidRPr="00F02401">
        <w:rPr>
          <w:rFonts w:ascii="Times New Roman" w:eastAsia="Times New Roman" w:hAnsi="Times New Roman" w:cs="Times New Roman"/>
          <w:highlight w:val="lightGray"/>
          <w:rPrChange w:id="668" w:author="Eliza Peterson" w:date="2019-02-06T16:07:00Z">
            <w:rPr>
              <w:rFonts w:ascii="Times New Roman" w:eastAsia="Times New Roman" w:hAnsi="Times New Roman" w:cs="Times New Roman"/>
            </w:rPr>
          </w:rPrChange>
        </w:rPr>
        <w:t xml:space="preserve"> genes (T10)</w:t>
      </w:r>
      <w:r w:rsidR="00E44B70" w:rsidRPr="00F02401">
        <w:rPr>
          <w:rFonts w:ascii="Times New Roman" w:eastAsia="Times New Roman" w:hAnsi="Times New Roman" w:cs="Times New Roman"/>
          <w:highlight w:val="lightGray"/>
          <w:rPrChange w:id="669" w:author="Eliza Peterson" w:date="2019-02-06T16:07:00Z">
            <w:rPr>
              <w:rFonts w:ascii="Times New Roman" w:eastAsia="Times New Roman" w:hAnsi="Times New Roman" w:cs="Times New Roman"/>
            </w:rPr>
          </w:rPrChange>
        </w:rPr>
        <w:t xml:space="preserve">, </w:t>
      </w:r>
      <w:r w:rsidR="00CD325D" w:rsidRPr="00F02401">
        <w:rPr>
          <w:rFonts w:ascii="Times New Roman" w:eastAsia="Times New Roman" w:hAnsi="Times New Roman" w:cs="Times New Roman"/>
          <w:highlight w:val="lightGray"/>
          <w:rPrChange w:id="670" w:author="Eliza Peterson" w:date="2019-02-06T16:07:00Z">
            <w:rPr>
              <w:rFonts w:ascii="Times New Roman" w:eastAsia="Times New Roman" w:hAnsi="Times New Roman" w:cs="Times New Roman"/>
            </w:rPr>
          </w:rPrChange>
        </w:rPr>
        <w:t xml:space="preserve">then </w:t>
      </w:r>
      <w:r w:rsidR="00E44B70" w:rsidRPr="00F02401">
        <w:rPr>
          <w:rFonts w:ascii="Times New Roman" w:eastAsia="Times New Roman" w:hAnsi="Times New Roman" w:cs="Times New Roman"/>
          <w:highlight w:val="lightGray"/>
          <w:rPrChange w:id="671" w:author="Eliza Peterson" w:date="2019-02-06T16:07:00Z">
            <w:rPr>
              <w:rFonts w:ascii="Times New Roman" w:eastAsia="Times New Roman" w:hAnsi="Times New Roman" w:cs="Times New Roman"/>
            </w:rPr>
          </w:rPrChange>
        </w:rPr>
        <w:t>back to stage II</w:t>
      </w:r>
      <w:r w:rsidR="00CD325D" w:rsidRPr="00F02401">
        <w:rPr>
          <w:rFonts w:ascii="Times New Roman" w:eastAsia="Times New Roman" w:hAnsi="Times New Roman" w:cs="Times New Roman"/>
          <w:highlight w:val="lightGray"/>
          <w:rPrChange w:id="672" w:author="Eliza Peterson" w:date="2019-02-06T16:07:00Z">
            <w:rPr>
              <w:rFonts w:ascii="Times New Roman" w:eastAsia="Times New Roman" w:hAnsi="Times New Roman" w:cs="Times New Roman"/>
            </w:rPr>
          </w:rPrChange>
        </w:rPr>
        <w:t xml:space="preserve"> (T11)</w:t>
      </w:r>
      <w:r w:rsidR="00E44B70" w:rsidRPr="00F02401">
        <w:rPr>
          <w:rFonts w:ascii="Times New Roman" w:eastAsia="Times New Roman" w:hAnsi="Times New Roman" w:cs="Times New Roman"/>
          <w:highlight w:val="lightGray"/>
          <w:rPrChange w:id="673" w:author="Eliza Peterson" w:date="2019-02-06T16:07:00Z">
            <w:rPr>
              <w:rFonts w:ascii="Times New Roman" w:eastAsia="Times New Roman" w:hAnsi="Times New Roman" w:cs="Times New Roman"/>
            </w:rPr>
          </w:rPrChange>
        </w:rPr>
        <w:t xml:space="preserve">, before ultimately committing to </w:t>
      </w:r>
      <w:r w:rsidR="003C36AD" w:rsidRPr="00F02401">
        <w:rPr>
          <w:rFonts w:ascii="Times New Roman" w:eastAsia="Times New Roman" w:hAnsi="Times New Roman" w:cs="Times New Roman"/>
          <w:highlight w:val="lightGray"/>
          <w:rPrChange w:id="674" w:author="Eliza Peterson" w:date="2019-02-06T16:07:00Z">
            <w:rPr>
              <w:rFonts w:ascii="Times New Roman" w:eastAsia="Times New Roman" w:hAnsi="Times New Roman" w:cs="Times New Roman"/>
            </w:rPr>
          </w:rPrChange>
        </w:rPr>
        <w:t>stage I hypoxia</w:t>
      </w:r>
      <w:r w:rsidR="00CD325D" w:rsidRPr="00F02401">
        <w:rPr>
          <w:rFonts w:ascii="Times New Roman" w:eastAsia="Times New Roman" w:hAnsi="Times New Roman" w:cs="Times New Roman"/>
          <w:highlight w:val="lightGray"/>
          <w:rPrChange w:id="675" w:author="Eliza Peterson" w:date="2019-02-06T16:07:00Z">
            <w:rPr>
              <w:rFonts w:ascii="Times New Roman" w:eastAsia="Times New Roman" w:hAnsi="Times New Roman" w:cs="Times New Roman"/>
            </w:rPr>
          </w:rPrChange>
        </w:rPr>
        <w:t xml:space="preserve"> (T12-T18). These </w:t>
      </w:r>
      <w:r w:rsidR="00943C17" w:rsidRPr="00F02401">
        <w:rPr>
          <w:rFonts w:ascii="Times New Roman" w:eastAsia="Times New Roman" w:hAnsi="Times New Roman" w:cs="Times New Roman"/>
          <w:highlight w:val="lightGray"/>
          <w:rPrChange w:id="676" w:author="Eliza Peterson" w:date="2019-02-06T16:07:00Z">
            <w:rPr>
              <w:rFonts w:ascii="Times New Roman" w:eastAsia="Times New Roman" w:hAnsi="Times New Roman" w:cs="Times New Roman"/>
            </w:rPr>
          </w:rPrChange>
        </w:rPr>
        <w:t>fluctuations</w:t>
      </w:r>
      <w:r w:rsidR="00CD325D" w:rsidRPr="00F02401">
        <w:rPr>
          <w:rFonts w:ascii="Times New Roman" w:eastAsia="Times New Roman" w:hAnsi="Times New Roman" w:cs="Times New Roman"/>
          <w:highlight w:val="lightGray"/>
          <w:rPrChange w:id="677" w:author="Eliza Peterson" w:date="2019-02-06T16:07:00Z">
            <w:rPr>
              <w:rFonts w:ascii="Times New Roman" w:eastAsia="Times New Roman" w:hAnsi="Times New Roman" w:cs="Times New Roman"/>
            </w:rPr>
          </w:rPrChange>
        </w:rPr>
        <w:t xml:space="preserve"> between stage I and stage II,</w:t>
      </w:r>
      <w:r w:rsidR="00E44B70" w:rsidRPr="00F02401">
        <w:rPr>
          <w:rFonts w:ascii="Times New Roman" w:eastAsia="Times New Roman" w:hAnsi="Times New Roman" w:cs="Times New Roman"/>
          <w:highlight w:val="lightGray"/>
          <w:rPrChange w:id="678" w:author="Eliza Peterson" w:date="2019-02-06T16:07:00Z">
            <w:rPr>
              <w:rFonts w:ascii="Times New Roman" w:eastAsia="Times New Roman" w:hAnsi="Times New Roman" w:cs="Times New Roman"/>
            </w:rPr>
          </w:rPrChange>
        </w:rPr>
        <w:t xml:space="preserve"> </w:t>
      </w:r>
      <w:r w:rsidR="00CD325D" w:rsidRPr="00F02401">
        <w:rPr>
          <w:rFonts w:ascii="Times New Roman" w:eastAsia="Times New Roman" w:hAnsi="Times New Roman" w:cs="Times New Roman"/>
          <w:highlight w:val="lightGray"/>
          <w:rPrChange w:id="679" w:author="Eliza Peterson" w:date="2019-02-06T16:07:00Z">
            <w:rPr>
              <w:rFonts w:ascii="Times New Roman" w:eastAsia="Times New Roman" w:hAnsi="Times New Roman" w:cs="Times New Roman"/>
            </w:rPr>
          </w:rPrChange>
        </w:rPr>
        <w:t>measured</w:t>
      </w:r>
      <w:r w:rsidR="00E44B70" w:rsidRPr="00F02401">
        <w:rPr>
          <w:rFonts w:ascii="Times New Roman" w:eastAsia="Times New Roman" w:hAnsi="Times New Roman" w:cs="Times New Roman"/>
          <w:highlight w:val="lightGray"/>
          <w:rPrChange w:id="680" w:author="Eliza Peterson" w:date="2019-02-06T16:07:00Z">
            <w:rPr>
              <w:rFonts w:ascii="Times New Roman" w:eastAsia="Times New Roman" w:hAnsi="Times New Roman" w:cs="Times New Roman"/>
            </w:rPr>
          </w:rPrChange>
        </w:rPr>
        <w:t xml:space="preserve"> rough</w:t>
      </w:r>
      <w:r w:rsidR="00CD325D" w:rsidRPr="00F02401">
        <w:rPr>
          <w:rFonts w:ascii="Times New Roman" w:eastAsia="Times New Roman" w:hAnsi="Times New Roman" w:cs="Times New Roman"/>
          <w:highlight w:val="lightGray"/>
          <w:rPrChange w:id="681" w:author="Eliza Peterson" w:date="2019-02-06T16:07:00Z">
            <w:rPr>
              <w:rFonts w:ascii="Times New Roman" w:eastAsia="Times New Roman" w:hAnsi="Times New Roman" w:cs="Times New Roman"/>
            </w:rPr>
          </w:rPrChange>
        </w:rPr>
        <w:t>ly one hour apart</w:t>
      </w:r>
      <w:r w:rsidR="00E44B70" w:rsidRPr="00F02401">
        <w:rPr>
          <w:rFonts w:ascii="Times New Roman" w:eastAsia="Times New Roman" w:hAnsi="Times New Roman" w:cs="Times New Roman"/>
          <w:highlight w:val="lightGray"/>
          <w:rPrChange w:id="682" w:author="Eliza Peterson" w:date="2019-02-06T16:07:00Z">
            <w:rPr>
              <w:rFonts w:ascii="Times New Roman" w:eastAsia="Times New Roman" w:hAnsi="Times New Roman" w:cs="Times New Roman"/>
            </w:rPr>
          </w:rPrChange>
        </w:rPr>
        <w:t xml:space="preserve">, </w:t>
      </w:r>
      <w:r w:rsidR="001F2F6F" w:rsidRPr="00F02401">
        <w:rPr>
          <w:rFonts w:ascii="Times New Roman" w:eastAsia="Times New Roman" w:hAnsi="Times New Roman" w:cs="Times New Roman"/>
          <w:highlight w:val="lightGray"/>
          <w:rPrChange w:id="683" w:author="Eliza Peterson" w:date="2019-02-06T16:07:00Z">
            <w:rPr>
              <w:rFonts w:ascii="Times New Roman" w:eastAsia="Times New Roman" w:hAnsi="Times New Roman" w:cs="Times New Roman"/>
            </w:rPr>
          </w:rPrChange>
        </w:rPr>
        <w:t>could</w:t>
      </w:r>
      <w:r w:rsidR="0069081C" w:rsidRPr="00F02401">
        <w:rPr>
          <w:rFonts w:ascii="Times New Roman" w:eastAsia="Times New Roman" w:hAnsi="Times New Roman" w:cs="Times New Roman"/>
          <w:highlight w:val="lightGray"/>
          <w:rPrChange w:id="684" w:author="Eliza Peterson" w:date="2019-02-06T16:07:00Z">
            <w:rPr>
              <w:rFonts w:ascii="Times New Roman" w:eastAsia="Times New Roman" w:hAnsi="Times New Roman" w:cs="Times New Roman"/>
            </w:rPr>
          </w:rPrChange>
        </w:rPr>
        <w:t xml:space="preserve"> emerge from oscillatory mechanisms involving negative feedback</w:t>
      </w:r>
      <w:r w:rsidR="00943C17" w:rsidRPr="00F02401">
        <w:rPr>
          <w:rFonts w:ascii="Times New Roman" w:eastAsia="Times New Roman" w:hAnsi="Times New Roman" w:cs="Times New Roman"/>
          <w:highlight w:val="lightGray"/>
          <w:rPrChange w:id="685" w:author="Eliza Peterson" w:date="2019-02-06T16:07:00Z">
            <w:rPr>
              <w:rFonts w:ascii="Times New Roman" w:eastAsia="Times New Roman" w:hAnsi="Times New Roman" w:cs="Times New Roman"/>
            </w:rPr>
          </w:rPrChange>
        </w:rPr>
        <w:t xml:space="preserve"> </w:t>
      </w:r>
      <w:r w:rsidR="00630FC2" w:rsidRPr="00F02401">
        <w:rPr>
          <w:rFonts w:ascii="Times New Roman" w:eastAsia="Times New Roman" w:hAnsi="Times New Roman" w:cs="Times New Roman"/>
          <w:highlight w:val="lightGray"/>
          <w:rPrChange w:id="686" w:author="Eliza Peterson" w:date="2019-02-06T16:07:00Z">
            <w:rPr>
              <w:rFonts w:ascii="Times New Roman" w:eastAsia="Times New Roman" w:hAnsi="Times New Roman" w:cs="Times New Roman"/>
            </w:rPr>
          </w:rPrChange>
        </w:rPr>
        <w:t xml:space="preserve">of </w:t>
      </w:r>
      <w:r w:rsidR="00943C17" w:rsidRPr="00F02401">
        <w:rPr>
          <w:rFonts w:ascii="Times New Roman" w:eastAsia="Times New Roman" w:hAnsi="Times New Roman" w:cs="Times New Roman"/>
          <w:highlight w:val="lightGray"/>
          <w:rPrChange w:id="687" w:author="Eliza Peterson" w:date="2019-02-06T16:07:00Z">
            <w:rPr>
              <w:rFonts w:ascii="Times New Roman" w:eastAsia="Times New Roman" w:hAnsi="Times New Roman" w:cs="Times New Roman"/>
            </w:rPr>
          </w:rPrChange>
        </w:rPr>
        <w:t>the proposed I-FFL described above (</w:t>
      </w:r>
      <w:r w:rsidR="00943C17" w:rsidRPr="00F02401">
        <w:rPr>
          <w:rFonts w:ascii="Times New Roman" w:eastAsia="Times New Roman" w:hAnsi="Times New Roman" w:cs="Times New Roman"/>
          <w:b/>
          <w:highlight w:val="lightGray"/>
          <w:rPrChange w:id="688" w:author="Eliza Peterson" w:date="2019-02-06T16:07:00Z">
            <w:rPr>
              <w:rFonts w:ascii="Times New Roman" w:eastAsia="Times New Roman" w:hAnsi="Times New Roman" w:cs="Times New Roman"/>
              <w:b/>
            </w:rPr>
          </w:rPrChange>
        </w:rPr>
        <w:t>F</w:t>
      </w:r>
      <w:r w:rsidR="004C42DE" w:rsidRPr="00F02401">
        <w:rPr>
          <w:rFonts w:ascii="Times New Roman" w:eastAsia="Times New Roman" w:hAnsi="Times New Roman" w:cs="Times New Roman"/>
          <w:b/>
          <w:highlight w:val="lightGray"/>
          <w:rPrChange w:id="689" w:author="Eliza Peterson" w:date="2019-02-06T16:07:00Z">
            <w:rPr>
              <w:rFonts w:ascii="Times New Roman" w:eastAsia="Times New Roman" w:hAnsi="Times New Roman" w:cs="Times New Roman"/>
              <w:b/>
            </w:rPr>
          </w:rPrChange>
        </w:rPr>
        <w:t>ig. 3</w:t>
      </w:r>
      <w:r w:rsidR="00943C17" w:rsidRPr="00F02401">
        <w:rPr>
          <w:rFonts w:ascii="Times New Roman" w:eastAsia="Times New Roman" w:hAnsi="Times New Roman" w:cs="Times New Roman"/>
          <w:b/>
          <w:highlight w:val="lightGray"/>
          <w:rPrChange w:id="690" w:author="Eliza Peterson" w:date="2019-02-06T16:07:00Z">
            <w:rPr>
              <w:rFonts w:ascii="Times New Roman" w:eastAsia="Times New Roman" w:hAnsi="Times New Roman" w:cs="Times New Roman"/>
              <w:b/>
            </w:rPr>
          </w:rPrChange>
        </w:rPr>
        <w:t>C</w:t>
      </w:r>
      <w:proofErr w:type="gramStart"/>
      <w:r w:rsidR="00943C17" w:rsidRPr="00F02401">
        <w:rPr>
          <w:rFonts w:ascii="Times New Roman" w:eastAsia="Times New Roman" w:hAnsi="Times New Roman" w:cs="Times New Roman"/>
          <w:highlight w:val="lightGray"/>
          <w:rPrChange w:id="691" w:author="Eliza Peterson" w:date="2019-02-06T16:07:00Z">
            <w:rPr>
              <w:rFonts w:ascii="Times New Roman" w:eastAsia="Times New Roman" w:hAnsi="Times New Roman" w:cs="Times New Roman"/>
            </w:rPr>
          </w:rPrChange>
        </w:rPr>
        <w:t>)</w:t>
      </w:r>
      <w:proofErr w:type="gramEnd"/>
      <w:r w:rsidR="006A3A28" w:rsidRPr="00F02401">
        <w:rPr>
          <w:rFonts w:ascii="Times New Roman" w:eastAsia="Times New Roman" w:hAnsi="Times New Roman" w:cs="Times New Roman"/>
          <w:highlight w:val="lightGray"/>
          <w:rPrChange w:id="692" w:author="Eliza Peterson" w:date="2019-02-06T16:07:00Z">
            <w:rPr>
              <w:rFonts w:ascii="Times New Roman" w:eastAsia="Times New Roman" w:hAnsi="Times New Roman" w:cs="Times New Roman"/>
            </w:rPr>
          </w:rPrChange>
        </w:rPr>
        <w:fldChar w:fldCharType="begin">
          <w:fldData xml:space="preserve">PEVuZE5vdGU+PENpdGU+PEF1dGhvcj5HZXZhLVphdG9yc2t5PC9BdXRob3I+PFllYXI+MjAwNjwv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</w:fldData>
        </w:fldChar>
      </w:r>
      <w:r w:rsidR="00F75662" w:rsidRPr="00F02401">
        <w:rPr>
          <w:rFonts w:ascii="Times New Roman" w:eastAsia="Times New Roman" w:hAnsi="Times New Roman" w:cs="Times New Roman"/>
          <w:highlight w:val="lightGray"/>
          <w:rPrChange w:id="693" w:author="Eliza Peterson" w:date="2019-02-06T16:07:00Z">
            <w:rPr>
              <w:rFonts w:ascii="Times New Roman" w:eastAsia="Times New Roman" w:hAnsi="Times New Roman" w:cs="Times New Roman"/>
            </w:rPr>
          </w:rPrChange>
        </w:rPr>
        <w:instrText xml:space="preserve"> ADDIN EN.CITE </w:instrText>
      </w:r>
      <w:r w:rsidR="00F75662" w:rsidRPr="00F02401">
        <w:rPr>
          <w:rFonts w:ascii="Times New Roman" w:eastAsia="Times New Roman" w:hAnsi="Times New Roman" w:cs="Times New Roman"/>
          <w:highlight w:val="lightGray"/>
          <w:rPrChange w:id="694" w:author="Eliza Peterson" w:date="2019-02-06T16:07:00Z">
            <w:rPr>
              <w:rFonts w:ascii="Times New Roman" w:eastAsia="Times New Roman" w:hAnsi="Times New Roman" w:cs="Times New Roman"/>
            </w:rPr>
          </w:rPrChange>
        </w:rPr>
        <w:fldChar w:fldCharType="begin">
          <w:fldData xml:space="preserve">PEVuZE5vdGU+PENpdGU+PEF1dGhvcj5HZXZhLVphdG9yc2t5PC9BdXRob3I+PFllYXI+MjAwNjwv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</w:fldData>
        </w:fldChar>
      </w:r>
      <w:r w:rsidR="00F75662" w:rsidRPr="00F02401">
        <w:rPr>
          <w:rFonts w:ascii="Times New Roman" w:eastAsia="Times New Roman" w:hAnsi="Times New Roman" w:cs="Times New Roman"/>
          <w:highlight w:val="lightGray"/>
          <w:rPrChange w:id="695" w:author="Eliza Peterson" w:date="2019-02-06T16:07:00Z">
            <w:rPr>
              <w:rFonts w:ascii="Times New Roman" w:eastAsia="Times New Roman" w:hAnsi="Times New Roman" w:cs="Times New Roman"/>
            </w:rPr>
          </w:rPrChange>
        </w:rPr>
        <w:instrText xml:space="preserve"> ADDIN EN.CITE.DATA </w:instrText>
      </w:r>
      <w:r w:rsidR="00F75662" w:rsidRPr="00F02401">
        <w:rPr>
          <w:rFonts w:ascii="Times New Roman" w:eastAsia="Times New Roman" w:hAnsi="Times New Roman" w:cs="Times New Roman"/>
          <w:highlight w:val="lightGray"/>
          <w:rPrChange w:id="696" w:author="Eliza Peterson" w:date="2019-02-06T16:07:00Z">
            <w:rPr>
              <w:rFonts w:ascii="Times New Roman" w:eastAsia="Times New Roman" w:hAnsi="Times New Roman" w:cs="Times New Roman"/>
            </w:rPr>
          </w:rPrChange>
        </w:rPr>
      </w:r>
      <w:r w:rsidR="00F75662" w:rsidRPr="00F02401">
        <w:rPr>
          <w:rFonts w:ascii="Times New Roman" w:eastAsia="Times New Roman" w:hAnsi="Times New Roman" w:cs="Times New Roman"/>
          <w:highlight w:val="lightGray"/>
          <w:rPrChange w:id="697" w:author="Eliza Peterson" w:date="2019-02-06T16:07:00Z">
            <w:rPr>
              <w:rFonts w:ascii="Times New Roman" w:eastAsia="Times New Roman" w:hAnsi="Times New Roman" w:cs="Times New Roman"/>
            </w:rPr>
          </w:rPrChange>
        </w:rPr>
        <w:fldChar w:fldCharType="end"/>
      </w:r>
      <w:r w:rsidR="006A3A28" w:rsidRPr="00F02401">
        <w:rPr>
          <w:rFonts w:ascii="Times New Roman" w:eastAsia="Times New Roman" w:hAnsi="Times New Roman" w:cs="Times New Roman"/>
          <w:highlight w:val="lightGray"/>
          <w:rPrChange w:id="698"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699" w:author="Eliza Peterson" w:date="2019-02-06T16:07:00Z">
            <w:rPr>
              <w:rFonts w:ascii="Times New Roman" w:eastAsia="Times New Roman" w:hAnsi="Times New Roman" w:cs="Times New Roman"/>
              <w:noProof/>
              <w:vertAlign w:val="superscript"/>
            </w:rPr>
          </w:rPrChange>
        </w:rPr>
        <w:t>27-29</w:t>
      </w:r>
      <w:r w:rsidR="006A3A28" w:rsidRPr="00F02401">
        <w:rPr>
          <w:rFonts w:ascii="Times New Roman" w:eastAsia="Times New Roman" w:hAnsi="Times New Roman" w:cs="Times New Roman"/>
          <w:highlight w:val="lightGray"/>
          <w:rPrChange w:id="700" w:author="Eliza Peterson" w:date="2019-02-06T16:07:00Z">
            <w:rPr>
              <w:rFonts w:ascii="Times New Roman" w:eastAsia="Times New Roman" w:hAnsi="Times New Roman" w:cs="Times New Roman"/>
            </w:rPr>
          </w:rPrChange>
        </w:rPr>
        <w:fldChar w:fldCharType="end"/>
      </w:r>
      <w:r w:rsidR="00943C17" w:rsidRPr="00F02401">
        <w:rPr>
          <w:rFonts w:ascii="Times New Roman" w:eastAsia="Times New Roman" w:hAnsi="Times New Roman" w:cs="Times New Roman"/>
          <w:highlight w:val="lightGray"/>
          <w:rPrChange w:id="701" w:author="Eliza Peterson" w:date="2019-02-06T16:07:00Z">
            <w:rPr>
              <w:rFonts w:ascii="Times New Roman" w:eastAsia="Times New Roman" w:hAnsi="Times New Roman" w:cs="Times New Roman"/>
            </w:rPr>
          </w:rPrChange>
        </w:rPr>
        <w:t>. Interestingly</w:t>
      </w:r>
      <w:r w:rsidR="00D662B6" w:rsidRPr="00F02401">
        <w:rPr>
          <w:rFonts w:ascii="Times New Roman" w:eastAsia="Times New Roman" w:hAnsi="Times New Roman" w:cs="Times New Roman"/>
          <w:highlight w:val="lightGray"/>
          <w:rPrChange w:id="702" w:author="Eliza Peterson" w:date="2019-02-06T16:07:00Z">
            <w:rPr>
              <w:rFonts w:ascii="Times New Roman" w:eastAsia="Times New Roman" w:hAnsi="Times New Roman" w:cs="Times New Roman"/>
            </w:rPr>
          </w:rPrChange>
        </w:rPr>
        <w:t xml:space="preserve">, </w:t>
      </w:r>
      <w:r w:rsidR="0069081C" w:rsidRPr="00F02401">
        <w:rPr>
          <w:rFonts w:ascii="Times New Roman" w:eastAsia="Times New Roman" w:hAnsi="Times New Roman" w:cs="Times New Roman"/>
          <w:highlight w:val="lightGray"/>
          <w:rPrChange w:id="703" w:author="Eliza Peterson" w:date="2019-02-06T16:07:00Z">
            <w:rPr>
              <w:rFonts w:ascii="Times New Roman" w:eastAsia="Times New Roman" w:hAnsi="Times New Roman" w:cs="Times New Roman"/>
            </w:rPr>
          </w:rPrChange>
        </w:rPr>
        <w:t>the peak height between the first and second wave of stage II genes has roughly equal relative expression</w:t>
      </w:r>
      <w:r w:rsidR="002D500A" w:rsidRPr="00F02401">
        <w:rPr>
          <w:rFonts w:ascii="Times New Roman" w:eastAsia="Times New Roman" w:hAnsi="Times New Roman" w:cs="Times New Roman"/>
          <w:highlight w:val="lightGray"/>
          <w:rPrChange w:id="704" w:author="Eliza Peterson" w:date="2019-02-06T16:07:00Z">
            <w:rPr>
              <w:rFonts w:ascii="Times New Roman" w:eastAsia="Times New Roman" w:hAnsi="Times New Roman" w:cs="Times New Roman"/>
            </w:rPr>
          </w:rPrChange>
        </w:rPr>
        <w:t xml:space="preserve"> (</w:t>
      </w:r>
      <w:r w:rsidR="002D500A" w:rsidRPr="00F02401">
        <w:rPr>
          <w:rFonts w:ascii="Times New Roman" w:eastAsia="Times New Roman" w:hAnsi="Times New Roman" w:cs="Times New Roman"/>
          <w:b/>
          <w:highlight w:val="lightGray"/>
          <w:rPrChange w:id="705" w:author="Eliza Peterson" w:date="2019-02-06T16:07:00Z">
            <w:rPr>
              <w:rFonts w:ascii="Times New Roman" w:eastAsia="Times New Roman" w:hAnsi="Times New Roman" w:cs="Times New Roman"/>
              <w:b/>
            </w:rPr>
          </w:rPrChange>
        </w:rPr>
        <w:t xml:space="preserve">Fig. </w:t>
      </w:r>
      <w:r w:rsidR="004C42DE" w:rsidRPr="00F02401">
        <w:rPr>
          <w:rFonts w:ascii="Times New Roman" w:eastAsia="Times New Roman" w:hAnsi="Times New Roman" w:cs="Times New Roman"/>
          <w:b/>
          <w:highlight w:val="lightGray"/>
          <w:rPrChange w:id="706" w:author="Eliza Peterson" w:date="2019-02-06T16:07:00Z">
            <w:rPr>
              <w:rFonts w:ascii="Times New Roman" w:eastAsia="Times New Roman" w:hAnsi="Times New Roman" w:cs="Times New Roman"/>
              <w:b/>
            </w:rPr>
          </w:rPrChange>
        </w:rPr>
        <w:t>4</w:t>
      </w:r>
      <w:r w:rsidR="00752D7A" w:rsidRPr="00F02401">
        <w:rPr>
          <w:rFonts w:ascii="Times New Roman" w:eastAsia="Times New Roman" w:hAnsi="Times New Roman" w:cs="Times New Roman"/>
          <w:b/>
          <w:highlight w:val="lightGray"/>
          <w:rPrChange w:id="707" w:author="Eliza Peterson" w:date="2019-02-06T16:07:00Z">
            <w:rPr>
              <w:rFonts w:ascii="Times New Roman" w:eastAsia="Times New Roman" w:hAnsi="Times New Roman" w:cs="Times New Roman"/>
              <w:b/>
            </w:rPr>
          </w:rPrChange>
        </w:rPr>
        <w:t>A</w:t>
      </w:r>
      <w:r w:rsidR="002D500A" w:rsidRPr="00F02401">
        <w:rPr>
          <w:rFonts w:ascii="Times New Roman" w:eastAsia="Times New Roman" w:hAnsi="Times New Roman" w:cs="Times New Roman"/>
          <w:b/>
          <w:highlight w:val="lightGray"/>
          <w:rPrChange w:id="708" w:author="Eliza Peterson" w:date="2019-02-06T16:07:00Z">
            <w:rPr>
              <w:rFonts w:ascii="Times New Roman" w:eastAsia="Times New Roman" w:hAnsi="Times New Roman" w:cs="Times New Roman"/>
              <w:b/>
            </w:rPr>
          </w:rPrChange>
        </w:rPr>
        <w:t>)</w:t>
      </w:r>
      <w:r w:rsidR="00943C17" w:rsidRPr="00F02401">
        <w:rPr>
          <w:rFonts w:ascii="Times New Roman" w:eastAsia="Times New Roman" w:hAnsi="Times New Roman" w:cs="Times New Roman"/>
          <w:highlight w:val="lightGray"/>
          <w:rPrChange w:id="709" w:author="Eliza Peterson" w:date="2019-02-06T16:07:00Z">
            <w:rPr>
              <w:rFonts w:ascii="Times New Roman" w:eastAsia="Times New Roman" w:hAnsi="Times New Roman" w:cs="Times New Roman"/>
            </w:rPr>
          </w:rPrChange>
        </w:rPr>
        <w:t>, suggesting a mechanism for detection of fo</w:t>
      </w:r>
      <w:r w:rsidR="00B46B7D" w:rsidRPr="00F02401">
        <w:rPr>
          <w:rFonts w:ascii="Times New Roman" w:eastAsia="Times New Roman" w:hAnsi="Times New Roman" w:cs="Times New Roman"/>
          <w:highlight w:val="lightGray"/>
          <w:rPrChange w:id="710" w:author="Eliza Peterson" w:date="2019-02-06T16:07:00Z">
            <w:rPr>
              <w:rFonts w:ascii="Times New Roman" w:eastAsia="Times New Roman" w:hAnsi="Times New Roman" w:cs="Times New Roman"/>
            </w:rPr>
          </w:rPrChange>
        </w:rPr>
        <w:t>ld change</w:t>
      </w:r>
      <w:r w:rsidR="00943C17" w:rsidRPr="00F02401">
        <w:rPr>
          <w:rFonts w:ascii="Times New Roman" w:eastAsia="Times New Roman" w:hAnsi="Times New Roman" w:cs="Times New Roman"/>
          <w:highlight w:val="lightGray"/>
          <w:rPrChange w:id="711" w:author="Eliza Peterson" w:date="2019-02-06T16:07:00Z">
            <w:rPr>
              <w:rFonts w:ascii="Times New Roman" w:eastAsia="Times New Roman" w:hAnsi="Times New Roman" w:cs="Times New Roman"/>
            </w:rPr>
          </w:rPrChange>
        </w:rPr>
        <w:t xml:space="preserve"> based on the I-FFL</w:t>
      </w:r>
      <w:r w:rsidR="00B46B7D" w:rsidRPr="00F02401">
        <w:rPr>
          <w:rFonts w:ascii="Times New Roman" w:eastAsia="Times New Roman" w:hAnsi="Times New Roman" w:cs="Times New Roman"/>
          <w:highlight w:val="lightGray"/>
          <w:rPrChange w:id="712" w:author="Eliza Peterson" w:date="2019-02-06T16:07:00Z">
            <w:rPr>
              <w:rFonts w:ascii="Times New Roman" w:eastAsia="Times New Roman" w:hAnsi="Times New Roman" w:cs="Times New Roman"/>
            </w:rPr>
          </w:rPrChange>
        </w:rPr>
        <w:t>,</w:t>
      </w:r>
      <w:r w:rsidR="00943C17" w:rsidRPr="00F02401">
        <w:rPr>
          <w:rFonts w:ascii="Times New Roman" w:eastAsia="Times New Roman" w:hAnsi="Times New Roman" w:cs="Times New Roman"/>
          <w:highlight w:val="lightGray"/>
          <w:rPrChange w:id="713" w:author="Eliza Peterson" w:date="2019-02-06T16:07:00Z">
            <w:rPr>
              <w:rFonts w:ascii="Times New Roman" w:eastAsia="Times New Roman" w:hAnsi="Times New Roman" w:cs="Times New Roman"/>
            </w:rPr>
          </w:rPrChange>
        </w:rPr>
        <w:t xml:space="preserve"> as described by </w:t>
      </w:r>
      <w:proofErr w:type="spellStart"/>
      <w:r w:rsidR="00943C17" w:rsidRPr="00F02401">
        <w:rPr>
          <w:rFonts w:ascii="Times New Roman" w:eastAsia="Times New Roman" w:hAnsi="Times New Roman" w:cs="Times New Roman"/>
          <w:highlight w:val="lightGray"/>
          <w:rPrChange w:id="714" w:author="Eliza Peterson" w:date="2019-02-06T16:07:00Z">
            <w:rPr>
              <w:rFonts w:ascii="Times New Roman" w:eastAsia="Times New Roman" w:hAnsi="Times New Roman" w:cs="Times New Roman"/>
            </w:rPr>
          </w:rPrChange>
        </w:rPr>
        <w:t>Goentoro</w:t>
      </w:r>
      <w:proofErr w:type="spellEnd"/>
      <w:r w:rsidR="00943C17" w:rsidRPr="00F02401">
        <w:rPr>
          <w:rFonts w:ascii="Times New Roman" w:eastAsia="Times New Roman" w:hAnsi="Times New Roman" w:cs="Times New Roman"/>
          <w:highlight w:val="lightGray"/>
          <w:rPrChange w:id="715" w:author="Eliza Peterson" w:date="2019-02-06T16:07:00Z">
            <w:rPr>
              <w:rFonts w:ascii="Times New Roman" w:eastAsia="Times New Roman" w:hAnsi="Times New Roman" w:cs="Times New Roman"/>
            </w:rPr>
          </w:rPrChange>
        </w:rPr>
        <w:t xml:space="preserve"> and colleagues</w:t>
      </w:r>
      <w:r w:rsidR="006A3A28" w:rsidRPr="00F02401">
        <w:rPr>
          <w:rFonts w:ascii="Times New Roman" w:eastAsia="Times New Roman" w:hAnsi="Times New Roman" w:cs="Times New Roman"/>
          <w:highlight w:val="lightGray"/>
          <w:rPrChange w:id="716" w:author="Eliza Peterson" w:date="2019-02-06T16:07:00Z">
            <w:rPr>
              <w:rFonts w:ascii="Times New Roman" w:eastAsia="Times New Roman" w:hAnsi="Times New Roman" w:cs="Times New Roman"/>
            </w:rPr>
          </w:rPrChange>
        </w:rPr>
        <w:fldChar w:fldCharType="begin"/>
      </w:r>
      <w:r w:rsidR="00F75662" w:rsidRPr="00F02401">
        <w:rPr>
          <w:rFonts w:ascii="Times New Roman" w:eastAsia="Times New Roman" w:hAnsi="Times New Roman" w:cs="Times New Roman"/>
          <w:highlight w:val="lightGray"/>
          <w:rPrChange w:id="717" w:author="Eliza Peterson" w:date="2019-02-06T16:07:00Z">
            <w:rPr>
              <w:rFonts w:ascii="Times New Roman" w:eastAsia="Times New Roman" w:hAnsi="Times New Roman" w:cs="Times New Roman"/>
            </w:rPr>
          </w:rPrChange>
        </w:rPr>
        <w:instrText xml:space="preserve"> ADDIN EN.CITE &lt;EndNote&gt;&lt;Cite&gt;&lt;Author&gt;Goentoro&lt;/Author&gt;&lt;Year&gt;2009&lt;/Year&gt;&lt;RecNum&gt;1685&lt;/RecNum&gt;&lt;DisplayText&gt;&lt;style face="superscript"&gt;30&lt;/style&gt;&lt;/DisplayText&gt;&lt;record&gt;&lt;rec-number&gt;1685&lt;/rec-number&gt;&lt;foreign-keys&gt;&lt;key app="EN" db-id="d2r9zze949dxtjefpfqvxrwj9ax2atddseza" timestamp="1533748884"&gt;1685&lt;/key&gt;&lt;/foreign-keys&gt;&lt;ref-type name="Journal Article"&gt;17&lt;/ref-type&gt;&lt;contributors&gt;&lt;authors&gt;&lt;author&gt;Goentoro, L.&lt;/author&gt;&lt;author&gt;Shoval, O.&lt;/author&gt;&lt;author&gt;Kirschner, M. W.&lt;/author&gt;&lt;author&gt;Alon, U.&lt;/author&gt;&lt;/authors&gt;&lt;/contributors&gt;&lt;auth-address&gt;Department of Systems Biology, Harvard Medical School, Boston, MA 02115, USA.&lt;/auth-address&gt;&lt;titles&gt;&lt;title&gt;The incoherent feedforward loop can provide fold-change detection in gene regulation&lt;/title&gt;&lt;secondary-title&gt;Mol Cell&lt;/secondary-title&gt;&lt;/titles&gt;&lt;periodical&gt;&lt;full-title&gt;Mol Cell&lt;/full-title&gt;&lt;/periodical&gt;&lt;pages&gt;894-9&lt;/pages&gt;&lt;volume&gt;36&lt;/volume&gt;&lt;number&gt;5&lt;/number&gt;&lt;keywords&gt;&lt;keyword&gt;*Gene Expression Regulation&lt;/keyword&gt;&lt;keyword&gt;*Models, Theoretical&lt;/keyword&gt;&lt;keyword&gt;Signal Transduction&lt;/keyword&gt;&lt;/keywords&gt;&lt;dates&gt;&lt;year&gt;2009&lt;/year&gt;&lt;pub-dates&gt;&lt;date&gt;Dec 11&lt;/date&gt;&lt;/pub-dates&gt;&lt;/dates&gt;&lt;isbn&gt;1097-4164 (Electronic)&amp;#xD;1097-2765 (Linking)&lt;/isbn&gt;&lt;accession-num&gt;20005851&lt;/accession-num&gt;&lt;urls&gt;&lt;related-urls&gt;&lt;url&gt;https://www.ncbi.nlm.nih.gov/pubmed/20005851&lt;/url&gt;&lt;/related-urls&gt;&lt;/urls&gt;&lt;custom2&gt;PMC2896310&lt;/custom2&gt;&lt;electronic-resource-num&gt;10.1016/j.molcel.2009.11.018&lt;/electronic-resource-num&gt;&lt;/record&gt;&lt;/Cite&gt;&lt;/EndNote&gt;</w:instrText>
      </w:r>
      <w:r w:rsidR="006A3A28" w:rsidRPr="00F02401">
        <w:rPr>
          <w:rFonts w:ascii="Times New Roman" w:eastAsia="Times New Roman" w:hAnsi="Times New Roman" w:cs="Times New Roman"/>
          <w:highlight w:val="lightGray"/>
          <w:rPrChange w:id="718" w:author="Eliza Peterson" w:date="2019-02-06T16:07:00Z">
            <w:rPr>
              <w:rFonts w:ascii="Times New Roman" w:eastAsia="Times New Roman" w:hAnsi="Times New Roman" w:cs="Times New Roman"/>
            </w:rPr>
          </w:rPrChange>
        </w:rPr>
        <w:fldChar w:fldCharType="separate"/>
      </w:r>
      <w:r w:rsidR="00F75662" w:rsidRPr="00F02401">
        <w:rPr>
          <w:rFonts w:ascii="Times New Roman" w:eastAsia="Times New Roman" w:hAnsi="Times New Roman" w:cs="Times New Roman"/>
          <w:noProof/>
          <w:highlight w:val="lightGray"/>
          <w:vertAlign w:val="superscript"/>
          <w:rPrChange w:id="719" w:author="Eliza Peterson" w:date="2019-02-06T16:07:00Z">
            <w:rPr>
              <w:rFonts w:ascii="Times New Roman" w:eastAsia="Times New Roman" w:hAnsi="Times New Roman" w:cs="Times New Roman"/>
              <w:noProof/>
              <w:vertAlign w:val="superscript"/>
            </w:rPr>
          </w:rPrChange>
        </w:rPr>
        <w:t>30</w:t>
      </w:r>
      <w:r w:rsidR="006A3A28" w:rsidRPr="00F02401">
        <w:rPr>
          <w:rFonts w:ascii="Times New Roman" w:eastAsia="Times New Roman" w:hAnsi="Times New Roman" w:cs="Times New Roman"/>
          <w:highlight w:val="lightGray"/>
          <w:rPrChange w:id="720" w:author="Eliza Peterson" w:date="2019-02-06T16:07:00Z">
            <w:rPr>
              <w:rFonts w:ascii="Times New Roman" w:eastAsia="Times New Roman" w:hAnsi="Times New Roman" w:cs="Times New Roman"/>
            </w:rPr>
          </w:rPrChange>
        </w:rPr>
        <w:fldChar w:fldCharType="end"/>
      </w:r>
      <w:r w:rsidR="00706B45" w:rsidRPr="00F02401">
        <w:rPr>
          <w:rFonts w:ascii="Times New Roman" w:eastAsia="Times New Roman" w:hAnsi="Times New Roman" w:cs="Times New Roman"/>
          <w:highlight w:val="lightGray"/>
          <w:rPrChange w:id="721" w:author="Eliza Peterson" w:date="2019-02-06T16:07:00Z">
            <w:rPr>
              <w:rFonts w:ascii="Times New Roman" w:eastAsia="Times New Roman" w:hAnsi="Times New Roman" w:cs="Times New Roman"/>
            </w:rPr>
          </w:rPrChange>
        </w:rPr>
        <w:t xml:space="preserve">. </w:t>
      </w:r>
      <w:r w:rsidR="00630FC2" w:rsidRPr="00F02401">
        <w:rPr>
          <w:rFonts w:ascii="Times New Roman" w:eastAsia="Times New Roman" w:hAnsi="Times New Roman" w:cs="Times New Roman"/>
          <w:highlight w:val="lightGray"/>
          <w:rPrChange w:id="722" w:author="Eliza Peterson" w:date="2019-02-06T16:07:00Z">
            <w:rPr>
              <w:rFonts w:ascii="Times New Roman" w:eastAsia="Times New Roman" w:hAnsi="Times New Roman" w:cs="Times New Roman"/>
            </w:rPr>
          </w:rPrChange>
        </w:rPr>
        <w:t>We fit</w:t>
      </w:r>
      <w:r w:rsidR="00E44B70" w:rsidRPr="00F02401">
        <w:rPr>
          <w:rFonts w:ascii="Times New Roman" w:eastAsia="Times New Roman" w:hAnsi="Times New Roman" w:cs="Times New Roman"/>
          <w:highlight w:val="lightGray"/>
          <w:rPrChange w:id="723" w:author="Eliza Peterson" w:date="2019-02-06T16:07:00Z">
            <w:rPr>
              <w:rFonts w:ascii="Times New Roman" w:eastAsia="Times New Roman" w:hAnsi="Times New Roman" w:cs="Times New Roman"/>
            </w:rPr>
          </w:rPrChange>
        </w:rPr>
        <w:t xml:space="preserve"> our time-course </w:t>
      </w:r>
      <w:r w:rsidR="00630FC2" w:rsidRPr="00F02401">
        <w:rPr>
          <w:rFonts w:ascii="Times New Roman" w:eastAsia="Times New Roman" w:hAnsi="Times New Roman" w:cs="Times New Roman"/>
          <w:highlight w:val="lightGray"/>
          <w:rPrChange w:id="724" w:author="Eliza Peterson" w:date="2019-02-06T16:07:00Z">
            <w:rPr>
              <w:rFonts w:ascii="Times New Roman" w:eastAsia="Times New Roman" w:hAnsi="Times New Roman" w:cs="Times New Roman"/>
            </w:rPr>
          </w:rPrChange>
        </w:rPr>
        <w:t xml:space="preserve">expression </w:t>
      </w:r>
      <w:r w:rsidR="00E44B70" w:rsidRPr="00F02401">
        <w:rPr>
          <w:rFonts w:ascii="Times New Roman" w:eastAsia="Times New Roman" w:hAnsi="Times New Roman" w:cs="Times New Roman"/>
          <w:highlight w:val="lightGray"/>
          <w:rPrChange w:id="725" w:author="Eliza Peterson" w:date="2019-02-06T16:07:00Z">
            <w:rPr>
              <w:rFonts w:ascii="Times New Roman" w:eastAsia="Times New Roman" w:hAnsi="Times New Roman" w:cs="Times New Roman"/>
            </w:rPr>
          </w:rPrChange>
        </w:rPr>
        <w:t xml:space="preserve">data to </w:t>
      </w:r>
      <w:r w:rsidR="00630FC2" w:rsidRPr="00F02401">
        <w:rPr>
          <w:rFonts w:ascii="Times New Roman" w:eastAsia="Times New Roman" w:hAnsi="Times New Roman" w:cs="Times New Roman"/>
          <w:highlight w:val="lightGray"/>
          <w:rPrChange w:id="726" w:author="Eliza Peterson" w:date="2019-02-06T16:07:00Z">
            <w:rPr>
              <w:rFonts w:ascii="Times New Roman" w:eastAsia="Times New Roman" w:hAnsi="Times New Roman" w:cs="Times New Roman"/>
            </w:rPr>
          </w:rPrChange>
        </w:rPr>
        <w:t>their theoretical model of the circuit and</w:t>
      </w:r>
      <w:r w:rsidR="00E44B70" w:rsidRPr="00F02401">
        <w:rPr>
          <w:rFonts w:ascii="Times New Roman" w:eastAsia="Times New Roman" w:hAnsi="Times New Roman" w:cs="Times New Roman"/>
          <w:highlight w:val="lightGray"/>
          <w:rPrChange w:id="727" w:author="Eliza Peterson" w:date="2019-02-06T16:07:00Z">
            <w:rPr>
              <w:rFonts w:ascii="Times New Roman" w:eastAsia="Times New Roman" w:hAnsi="Times New Roman" w:cs="Times New Roman"/>
            </w:rPr>
          </w:rPrChange>
        </w:rPr>
        <w:t xml:space="preserve"> </w:t>
      </w:r>
      <w:r w:rsidR="00042A8A" w:rsidRPr="00F02401">
        <w:rPr>
          <w:rFonts w:ascii="Times New Roman" w:eastAsia="Times New Roman" w:hAnsi="Times New Roman" w:cs="Times New Roman"/>
          <w:highlight w:val="lightGray"/>
          <w:rPrChange w:id="728" w:author="Eliza Peterson" w:date="2019-02-06T16:07:00Z">
            <w:rPr>
              <w:rFonts w:ascii="Times New Roman" w:eastAsia="Times New Roman" w:hAnsi="Times New Roman" w:cs="Times New Roman"/>
            </w:rPr>
          </w:rPrChange>
        </w:rPr>
        <w:t xml:space="preserve">discovered </w:t>
      </w:r>
      <w:r w:rsidR="00630FC2" w:rsidRPr="00F02401">
        <w:rPr>
          <w:rFonts w:ascii="Times New Roman" w:eastAsia="Times New Roman" w:hAnsi="Times New Roman" w:cs="Times New Roman"/>
          <w:highlight w:val="lightGray"/>
          <w:rPrChange w:id="729" w:author="Eliza Peterson" w:date="2019-02-06T16:07:00Z">
            <w:rPr>
              <w:rFonts w:ascii="Times New Roman" w:eastAsia="Times New Roman" w:hAnsi="Times New Roman" w:cs="Times New Roman"/>
            </w:rPr>
          </w:rPrChange>
        </w:rPr>
        <w:t>that the</w:t>
      </w:r>
      <w:r w:rsidR="00E44B70" w:rsidRPr="00F02401">
        <w:rPr>
          <w:rFonts w:ascii="Times New Roman" w:eastAsia="Times New Roman" w:hAnsi="Times New Roman" w:cs="Times New Roman"/>
          <w:highlight w:val="lightGray"/>
          <w:rPrChange w:id="730" w:author="Eliza Peterson" w:date="2019-02-06T16:07:00Z">
            <w:rPr>
              <w:rFonts w:ascii="Times New Roman" w:eastAsia="Times New Roman" w:hAnsi="Times New Roman" w:cs="Times New Roman"/>
            </w:rPr>
          </w:rPrChange>
        </w:rPr>
        <w:t xml:space="preserve"> </w:t>
      </w:r>
      <w:commentRangeStart w:id="731"/>
      <w:r w:rsidR="00E44B70" w:rsidRPr="00F02401">
        <w:rPr>
          <w:rFonts w:ascii="Times New Roman" w:eastAsia="Times New Roman" w:hAnsi="Times New Roman" w:cs="Times New Roman"/>
          <w:highlight w:val="lightGray"/>
          <w:rPrChange w:id="732" w:author="Eliza Peterson" w:date="2019-02-06T16:07:00Z">
            <w:rPr>
              <w:rFonts w:ascii="Times New Roman" w:eastAsia="Times New Roman" w:hAnsi="Times New Roman" w:cs="Times New Roman"/>
            </w:rPr>
          </w:rPrChange>
        </w:rPr>
        <w:t xml:space="preserve">parameters </w:t>
      </w:r>
      <w:commentRangeEnd w:id="731"/>
      <w:r w:rsidR="00042A8A" w:rsidRPr="00F02401">
        <w:rPr>
          <w:rStyle w:val="CommentReference"/>
          <w:highlight w:val="lightGray"/>
          <w:rPrChange w:id="733" w:author="Eliza Peterson" w:date="2019-02-06T16:07:00Z">
            <w:rPr>
              <w:rStyle w:val="CommentReference"/>
            </w:rPr>
          </w:rPrChange>
        </w:rPr>
        <w:commentReference w:id="731"/>
      </w:r>
      <w:r w:rsidR="00E44B70" w:rsidRPr="00F02401">
        <w:rPr>
          <w:rFonts w:ascii="Times New Roman" w:eastAsia="Times New Roman" w:hAnsi="Times New Roman" w:cs="Times New Roman"/>
          <w:highlight w:val="lightGray"/>
          <w:rPrChange w:id="734" w:author="Eliza Peterson" w:date="2019-02-06T16:07:00Z">
            <w:rPr>
              <w:rFonts w:ascii="Times New Roman" w:eastAsia="Times New Roman" w:hAnsi="Times New Roman" w:cs="Times New Roman"/>
            </w:rPr>
          </w:rPrChange>
        </w:rPr>
        <w:t>fall within a regime where the I-FFL beha</w:t>
      </w:r>
      <w:r w:rsidR="00ED1C31" w:rsidRPr="00F02401">
        <w:rPr>
          <w:rFonts w:ascii="Times New Roman" w:eastAsia="Times New Roman" w:hAnsi="Times New Roman" w:cs="Times New Roman"/>
          <w:highlight w:val="lightGray"/>
          <w:rPrChange w:id="735" w:author="Eliza Peterson" w:date="2019-02-06T16:07:00Z">
            <w:rPr>
              <w:rFonts w:ascii="Times New Roman" w:eastAsia="Times New Roman" w:hAnsi="Times New Roman" w:cs="Times New Roman"/>
            </w:rPr>
          </w:rPrChange>
        </w:rPr>
        <w:t>ves as a fold-change detector (</w:t>
      </w:r>
      <w:r w:rsidR="00ED1C31" w:rsidRPr="00F02401">
        <w:rPr>
          <w:rFonts w:ascii="Times New Roman" w:eastAsia="Times New Roman" w:hAnsi="Times New Roman" w:cs="Times New Roman"/>
          <w:b/>
          <w:highlight w:val="lightGray"/>
          <w:rPrChange w:id="736" w:author="Eliza Peterson" w:date="2019-02-06T16:07:00Z">
            <w:rPr>
              <w:rFonts w:ascii="Times New Roman" w:eastAsia="Times New Roman" w:hAnsi="Times New Roman" w:cs="Times New Roman"/>
              <w:b/>
            </w:rPr>
          </w:rPrChange>
        </w:rPr>
        <w:t>F</w:t>
      </w:r>
      <w:r w:rsidR="00E44B70" w:rsidRPr="00F02401">
        <w:rPr>
          <w:rFonts w:ascii="Times New Roman" w:eastAsia="Times New Roman" w:hAnsi="Times New Roman" w:cs="Times New Roman"/>
          <w:b/>
          <w:highlight w:val="lightGray"/>
          <w:rPrChange w:id="737" w:author="Eliza Peterson" w:date="2019-02-06T16:07:00Z">
            <w:rPr>
              <w:rFonts w:ascii="Times New Roman" w:eastAsia="Times New Roman" w:hAnsi="Times New Roman" w:cs="Times New Roman"/>
              <w:b/>
            </w:rPr>
          </w:rPrChange>
        </w:rPr>
        <w:t xml:space="preserve">ig. </w:t>
      </w:r>
      <w:r w:rsidR="004C42DE" w:rsidRPr="00F02401">
        <w:rPr>
          <w:rFonts w:ascii="Times New Roman" w:eastAsia="Times New Roman" w:hAnsi="Times New Roman" w:cs="Times New Roman"/>
          <w:b/>
          <w:highlight w:val="lightGray"/>
          <w:rPrChange w:id="738" w:author="Eliza Peterson" w:date="2019-02-06T16:07:00Z">
            <w:rPr>
              <w:rFonts w:ascii="Times New Roman" w:eastAsia="Times New Roman" w:hAnsi="Times New Roman" w:cs="Times New Roman"/>
              <w:b/>
            </w:rPr>
          </w:rPrChange>
        </w:rPr>
        <w:t>4</w:t>
      </w:r>
      <w:r w:rsidR="00752D7A" w:rsidRPr="00F02401">
        <w:rPr>
          <w:rFonts w:ascii="Times New Roman" w:eastAsia="Times New Roman" w:hAnsi="Times New Roman" w:cs="Times New Roman"/>
          <w:b/>
          <w:highlight w:val="lightGray"/>
          <w:rPrChange w:id="739" w:author="Eliza Peterson" w:date="2019-02-06T16:07:00Z">
            <w:rPr>
              <w:rFonts w:ascii="Times New Roman" w:eastAsia="Times New Roman" w:hAnsi="Times New Roman" w:cs="Times New Roman"/>
              <w:b/>
            </w:rPr>
          </w:rPrChange>
        </w:rPr>
        <w:t>B</w:t>
      </w:r>
      <w:r w:rsidR="006A3A28" w:rsidRPr="00F02401">
        <w:rPr>
          <w:rFonts w:ascii="Times New Roman" w:eastAsia="Times New Roman" w:hAnsi="Times New Roman" w:cs="Times New Roman"/>
          <w:highlight w:val="lightGray"/>
          <w:rPrChange w:id="740" w:author="Eliza Peterson" w:date="2019-02-06T16:07:00Z">
            <w:rPr>
              <w:rFonts w:ascii="Times New Roman" w:eastAsia="Times New Roman" w:hAnsi="Times New Roman" w:cs="Times New Roman"/>
            </w:rPr>
          </w:rPrChange>
        </w:rPr>
        <w:t>)</w:t>
      </w:r>
      <w:r w:rsidR="00E44B70" w:rsidRPr="00F02401">
        <w:rPr>
          <w:rFonts w:ascii="Times New Roman" w:eastAsia="Times New Roman" w:hAnsi="Times New Roman" w:cs="Times New Roman"/>
          <w:highlight w:val="lightGray"/>
          <w:rPrChange w:id="741" w:author="Eliza Peterson" w:date="2019-02-06T16:07:00Z">
            <w:rPr>
              <w:rFonts w:ascii="Times New Roman" w:eastAsia="Times New Roman" w:hAnsi="Times New Roman" w:cs="Times New Roman"/>
            </w:rPr>
          </w:rPrChange>
        </w:rPr>
        <w:t xml:space="preserve">. </w:t>
      </w:r>
      <w:r w:rsidR="008C4AC5" w:rsidRPr="00F02401">
        <w:rPr>
          <w:rFonts w:ascii="Times New Roman" w:eastAsia="Times New Roman" w:hAnsi="Times New Roman" w:cs="Times New Roman"/>
          <w:highlight w:val="lightGray"/>
          <w:rPrChange w:id="742" w:author="Eliza Peterson" w:date="2019-02-06T16:07:00Z">
            <w:rPr>
              <w:rFonts w:ascii="Times New Roman" w:eastAsia="Times New Roman" w:hAnsi="Times New Roman" w:cs="Times New Roman"/>
            </w:rPr>
          </w:rPrChange>
        </w:rPr>
        <w:t xml:space="preserve">We hypothesize that nearing hypoxia, the absolute levels of TFs may vary from cell to cell, but by sensing relative changes in gene expression, this circuit can provide robustness and synchronize the </w:t>
      </w:r>
      <w:r w:rsidR="00AA1AEE" w:rsidRPr="00F02401">
        <w:rPr>
          <w:rFonts w:ascii="Times New Roman" w:eastAsia="Spectral" w:hAnsi="Times New Roman" w:cs="Times New Roman"/>
          <w:highlight w:val="lightGray"/>
          <w:rPrChange w:id="743" w:author="Eliza Peterson" w:date="2019-02-06T16:07:00Z">
            <w:rPr>
              <w:rFonts w:ascii="Times New Roman" w:eastAsia="Spectral" w:hAnsi="Times New Roman" w:cs="Times New Roman"/>
            </w:rPr>
          </w:rPrChange>
        </w:rPr>
        <w:t>O</w:t>
      </w:r>
      <w:r w:rsidR="00AA1AEE" w:rsidRPr="00F02401">
        <w:rPr>
          <w:rFonts w:ascii="Times New Roman" w:eastAsia="Spectral" w:hAnsi="Times New Roman" w:cs="Times New Roman"/>
          <w:highlight w:val="lightGray"/>
          <w:vertAlign w:val="subscript"/>
          <w:rPrChange w:id="744" w:author="Eliza Peterson" w:date="2019-02-06T16:07:00Z">
            <w:rPr>
              <w:rFonts w:ascii="Times New Roman" w:eastAsia="Spectral" w:hAnsi="Times New Roman" w:cs="Times New Roman"/>
              <w:vertAlign w:val="subscript"/>
            </w:rPr>
          </w:rPrChange>
        </w:rPr>
        <w:t xml:space="preserve">2 </w:t>
      </w:r>
      <w:r w:rsidR="008C4AC5" w:rsidRPr="00F02401">
        <w:rPr>
          <w:rFonts w:ascii="Times New Roman" w:eastAsia="Times New Roman" w:hAnsi="Times New Roman" w:cs="Times New Roman"/>
          <w:highlight w:val="lightGray"/>
          <w:rPrChange w:id="745" w:author="Eliza Peterson" w:date="2019-02-06T16:07:00Z">
            <w:rPr>
              <w:rFonts w:ascii="Times New Roman" w:eastAsia="Times New Roman" w:hAnsi="Times New Roman" w:cs="Times New Roman"/>
            </w:rPr>
          </w:rPrChange>
        </w:rPr>
        <w:t xml:space="preserve">response across all cells of the population. </w:t>
      </w:r>
    </w:p>
    <w:p w14:paraId="2C4D23A3" w14:textId="5D10D705" w:rsidR="00C93D4F" w:rsidRPr="00F02401" w:rsidRDefault="00C93D4F" w:rsidP="000256B9">
      <w:pPr>
        <w:widowControl w:val="0"/>
        <w:contextualSpacing w:val="0"/>
        <w:jc w:val="both"/>
        <w:rPr>
          <w:rFonts w:ascii="Times New Roman" w:eastAsia="Times New Roman" w:hAnsi="Times New Roman" w:cs="Times New Roman"/>
          <w:highlight w:val="lightGray"/>
          <w:rPrChange w:id="746" w:author="Eliza Peterson" w:date="2019-02-06T16:07:00Z">
            <w:rPr>
              <w:rFonts w:ascii="Times New Roman" w:eastAsia="Times New Roman" w:hAnsi="Times New Roman" w:cs="Times New Roman"/>
            </w:rPr>
          </w:rPrChange>
        </w:rPr>
      </w:pPr>
      <w:r w:rsidRPr="00F02401">
        <w:rPr>
          <w:rFonts w:ascii="Times New Roman" w:eastAsia="Times New Roman" w:hAnsi="Times New Roman" w:cs="Times New Roman"/>
          <w:highlight w:val="lightGray"/>
          <w:rPrChange w:id="747" w:author="Eliza Peterson" w:date="2019-02-06T16:07:00Z">
            <w:rPr>
              <w:rFonts w:ascii="Times New Roman" w:eastAsia="Times New Roman" w:hAnsi="Times New Roman" w:cs="Times New Roman"/>
            </w:rPr>
          </w:rPrChange>
        </w:rPr>
        <w:t>#####</w:t>
      </w:r>
    </w:p>
    <w:p w14:paraId="2C072C08" w14:textId="5E60F5D0" w:rsidR="00010BDC" w:rsidRPr="00F02401" w:rsidRDefault="004E64D7" w:rsidP="00F0642C">
      <w:pPr>
        <w:widowControl w:val="0"/>
        <w:ind w:firstLine="720"/>
        <w:contextualSpacing w:val="0"/>
        <w:jc w:val="both"/>
        <w:rPr>
          <w:rFonts w:ascii="Times New Roman" w:hAnsi="Times New Roman" w:cs="Times New Roman"/>
          <w:highlight w:val="lightGray"/>
          <w:rPrChange w:id="748" w:author="Eliza Peterson" w:date="2019-02-06T16:07:00Z">
            <w:rPr>
              <w:rFonts w:ascii="Times New Roman" w:hAnsi="Times New Roman" w:cs="Times New Roman"/>
            </w:rPr>
          </w:rPrChange>
        </w:rPr>
      </w:pPr>
      <w:r w:rsidRPr="00F02401">
        <w:rPr>
          <w:rFonts w:ascii="Times New Roman" w:eastAsia="Times New Roman" w:hAnsi="Times New Roman" w:cs="Times New Roman"/>
          <w:highlight w:val="lightGray"/>
          <w:rPrChange w:id="749" w:author="Eliza Peterson" w:date="2019-02-06T16:07:00Z">
            <w:rPr>
              <w:rFonts w:ascii="Times New Roman" w:eastAsia="Times New Roman" w:hAnsi="Times New Roman" w:cs="Times New Roman"/>
            </w:rPr>
          </w:rPrChange>
        </w:rPr>
        <w:t>While we have described in detail the circuit characteristics underlying two major expression patterns in this four state model</w:t>
      </w:r>
      <w:r w:rsidR="005C349A" w:rsidRPr="00F02401">
        <w:rPr>
          <w:rFonts w:ascii="Times New Roman" w:hAnsi="Times New Roman" w:cs="Times New Roman"/>
          <w:highlight w:val="lightGray"/>
          <w:rPrChange w:id="750" w:author="Eliza Peterson" w:date="2019-02-06T16:07:00Z">
            <w:rPr>
              <w:rFonts w:ascii="Times New Roman" w:hAnsi="Times New Roman" w:cs="Times New Roman"/>
            </w:rPr>
          </w:rPrChange>
        </w:rPr>
        <w:t xml:space="preserve">, </w:t>
      </w:r>
      <w:r w:rsidRPr="00F02401">
        <w:rPr>
          <w:rFonts w:ascii="Times New Roman" w:hAnsi="Times New Roman" w:cs="Times New Roman"/>
          <w:highlight w:val="lightGray"/>
          <w:rPrChange w:id="751" w:author="Eliza Peterson" w:date="2019-02-06T16:07:00Z">
            <w:rPr>
              <w:rFonts w:ascii="Times New Roman" w:hAnsi="Times New Roman" w:cs="Times New Roman"/>
            </w:rPr>
          </w:rPrChange>
        </w:rPr>
        <w:t xml:space="preserve">our data also suggest that </w:t>
      </w:r>
      <w:r w:rsidR="000946F2" w:rsidRPr="00F02401">
        <w:rPr>
          <w:rFonts w:ascii="Times New Roman" w:hAnsi="Times New Roman" w:cs="Times New Roman"/>
          <w:highlight w:val="lightGray"/>
          <w:rPrChange w:id="752" w:author="Eliza Peterson" w:date="2019-02-06T16:07:00Z">
            <w:rPr>
              <w:rFonts w:ascii="Times New Roman" w:hAnsi="Times New Roman" w:cs="Times New Roman"/>
            </w:rPr>
          </w:rPrChange>
        </w:rPr>
        <w:t>the</w:t>
      </w:r>
      <w:r w:rsidR="00712255" w:rsidRPr="00F02401">
        <w:rPr>
          <w:rFonts w:ascii="Times New Roman" w:hAnsi="Times New Roman" w:cs="Times New Roman"/>
          <w:highlight w:val="lightGray"/>
          <w:rPrChange w:id="753" w:author="Eliza Peterson" w:date="2019-02-06T16:07:00Z">
            <w:rPr>
              <w:rFonts w:ascii="Times New Roman" w:hAnsi="Times New Roman" w:cs="Times New Roman"/>
            </w:rPr>
          </w:rPrChange>
        </w:rPr>
        <w:t xml:space="preserve"> I-FFL does not act in isolation and </w:t>
      </w:r>
      <w:r w:rsidR="001341A5" w:rsidRPr="00F02401">
        <w:rPr>
          <w:rFonts w:ascii="Times New Roman" w:hAnsi="Times New Roman" w:cs="Times New Roman"/>
          <w:highlight w:val="lightGray"/>
          <w:rPrChange w:id="754" w:author="Eliza Peterson" w:date="2019-02-06T16:07:00Z">
            <w:rPr>
              <w:rFonts w:ascii="Times New Roman" w:hAnsi="Times New Roman" w:cs="Times New Roman"/>
            </w:rPr>
          </w:rPrChange>
        </w:rPr>
        <w:t xml:space="preserve">is </w:t>
      </w:r>
      <w:r w:rsidRPr="00F02401">
        <w:rPr>
          <w:rFonts w:ascii="Times New Roman" w:hAnsi="Times New Roman" w:cs="Times New Roman"/>
          <w:highlight w:val="lightGray"/>
          <w:rPrChange w:id="755" w:author="Eliza Peterson" w:date="2019-02-06T16:07:00Z">
            <w:rPr>
              <w:rFonts w:ascii="Times New Roman" w:hAnsi="Times New Roman" w:cs="Times New Roman"/>
            </w:rPr>
          </w:rPrChange>
        </w:rPr>
        <w:t xml:space="preserve">interlocked </w:t>
      </w:r>
      <w:r w:rsidR="001341A5" w:rsidRPr="00F02401">
        <w:rPr>
          <w:rFonts w:ascii="Times New Roman" w:hAnsi="Times New Roman" w:cs="Times New Roman"/>
          <w:highlight w:val="lightGray"/>
          <w:rPrChange w:id="756" w:author="Eliza Peterson" w:date="2019-02-06T16:07:00Z">
            <w:rPr>
              <w:rFonts w:ascii="Times New Roman" w:hAnsi="Times New Roman" w:cs="Times New Roman"/>
            </w:rPr>
          </w:rPrChange>
        </w:rPr>
        <w:t xml:space="preserve">with </w:t>
      </w:r>
      <w:r w:rsidR="00712255" w:rsidRPr="00F02401">
        <w:rPr>
          <w:rFonts w:ascii="Times New Roman" w:hAnsi="Times New Roman" w:cs="Times New Roman"/>
          <w:highlight w:val="lightGray"/>
          <w:rPrChange w:id="757" w:author="Eliza Peterson" w:date="2019-02-06T16:07:00Z">
            <w:rPr>
              <w:rFonts w:ascii="Times New Roman" w:hAnsi="Times New Roman" w:cs="Times New Roman"/>
            </w:rPr>
          </w:rPrChange>
        </w:rPr>
        <w:t xml:space="preserve">other </w:t>
      </w:r>
      <w:r w:rsidR="00210E07" w:rsidRPr="00F02401">
        <w:rPr>
          <w:rFonts w:ascii="Times New Roman" w:hAnsi="Times New Roman" w:cs="Times New Roman"/>
          <w:highlight w:val="lightGray"/>
          <w:rPrChange w:id="758" w:author="Eliza Peterson" w:date="2019-02-06T16:07:00Z">
            <w:rPr>
              <w:rFonts w:ascii="Times New Roman" w:hAnsi="Times New Roman" w:cs="Times New Roman"/>
            </w:rPr>
          </w:rPrChange>
        </w:rPr>
        <w:t>regulatory circuits</w:t>
      </w:r>
      <w:r w:rsidR="00712255" w:rsidRPr="00F02401">
        <w:rPr>
          <w:rFonts w:ascii="Times New Roman" w:hAnsi="Times New Roman" w:cs="Times New Roman"/>
          <w:highlight w:val="lightGray"/>
          <w:rPrChange w:id="759" w:author="Eliza Peterson" w:date="2019-02-06T16:07:00Z">
            <w:rPr>
              <w:rFonts w:ascii="Times New Roman" w:hAnsi="Times New Roman" w:cs="Times New Roman"/>
            </w:rPr>
          </w:rPrChange>
        </w:rPr>
        <w:t xml:space="preserve"> </w:t>
      </w:r>
      <w:r w:rsidR="001341A5" w:rsidRPr="00F02401">
        <w:rPr>
          <w:rFonts w:ascii="Times New Roman" w:hAnsi="Times New Roman" w:cs="Times New Roman"/>
          <w:highlight w:val="lightGray"/>
          <w:rPrChange w:id="760" w:author="Eliza Peterson" w:date="2019-02-06T16:07:00Z">
            <w:rPr>
              <w:rFonts w:ascii="Times New Roman" w:hAnsi="Times New Roman" w:cs="Times New Roman"/>
            </w:rPr>
          </w:rPrChange>
        </w:rPr>
        <w:t xml:space="preserve">to coordinate and distribute the appropriate responses to distinct </w:t>
      </w:r>
      <w:r w:rsidR="00AA1AEE" w:rsidRPr="00F02401">
        <w:rPr>
          <w:rFonts w:ascii="Times New Roman" w:eastAsia="Spectral" w:hAnsi="Times New Roman" w:cs="Times New Roman"/>
          <w:highlight w:val="lightGray"/>
          <w:rPrChange w:id="761" w:author="Eliza Peterson" w:date="2019-02-06T16:07:00Z">
            <w:rPr>
              <w:rFonts w:ascii="Times New Roman" w:eastAsia="Spectral" w:hAnsi="Times New Roman" w:cs="Times New Roman"/>
            </w:rPr>
          </w:rPrChange>
        </w:rPr>
        <w:t>O</w:t>
      </w:r>
      <w:r w:rsidR="00AA1AEE" w:rsidRPr="00F02401">
        <w:rPr>
          <w:rFonts w:ascii="Times New Roman" w:eastAsia="Spectral" w:hAnsi="Times New Roman" w:cs="Times New Roman"/>
          <w:highlight w:val="lightGray"/>
          <w:vertAlign w:val="subscript"/>
          <w:rPrChange w:id="762" w:author="Eliza Peterson" w:date="2019-02-06T16:07:00Z">
            <w:rPr>
              <w:rFonts w:ascii="Times New Roman" w:eastAsia="Spectral" w:hAnsi="Times New Roman" w:cs="Times New Roman"/>
              <w:vertAlign w:val="subscript"/>
            </w:rPr>
          </w:rPrChange>
        </w:rPr>
        <w:t xml:space="preserve">2 </w:t>
      </w:r>
      <w:r w:rsidR="001341A5" w:rsidRPr="00F02401">
        <w:rPr>
          <w:rFonts w:ascii="Times New Roman" w:hAnsi="Times New Roman" w:cs="Times New Roman"/>
          <w:highlight w:val="lightGray"/>
          <w:rPrChange w:id="763" w:author="Eliza Peterson" w:date="2019-02-06T16:07:00Z">
            <w:rPr>
              <w:rFonts w:ascii="Times New Roman" w:hAnsi="Times New Roman" w:cs="Times New Roman"/>
            </w:rPr>
          </w:rPrChange>
        </w:rPr>
        <w:t xml:space="preserve">levels. </w:t>
      </w:r>
      <w:r w:rsidR="00012435" w:rsidRPr="00F02401">
        <w:rPr>
          <w:rFonts w:ascii="Times New Roman" w:hAnsi="Times New Roman" w:cs="Times New Roman"/>
          <w:highlight w:val="lightGray"/>
          <w:rPrChange w:id="764" w:author="Eliza Peterson" w:date="2019-02-06T16:07:00Z">
            <w:rPr>
              <w:rFonts w:ascii="Times New Roman" w:hAnsi="Times New Roman" w:cs="Times New Roman"/>
            </w:rPr>
          </w:rPrChange>
        </w:rPr>
        <w:t>In addition to the I-FFL, w</w:t>
      </w:r>
      <w:r w:rsidR="001341A5" w:rsidRPr="00F02401">
        <w:rPr>
          <w:rFonts w:ascii="Times New Roman" w:hAnsi="Times New Roman" w:cs="Times New Roman"/>
          <w:highlight w:val="lightGray"/>
          <w:rPrChange w:id="765" w:author="Eliza Peterson" w:date="2019-02-06T16:07:00Z">
            <w:rPr>
              <w:rFonts w:ascii="Times New Roman" w:hAnsi="Times New Roman" w:cs="Times New Roman"/>
            </w:rPr>
          </w:rPrChange>
        </w:rPr>
        <w:t xml:space="preserve">e also see evidence of </w:t>
      </w:r>
      <w:r w:rsidR="00210E07" w:rsidRPr="00F02401">
        <w:rPr>
          <w:rFonts w:ascii="Times New Roman" w:hAnsi="Times New Roman" w:cs="Times New Roman"/>
          <w:highlight w:val="lightGray"/>
          <w:rPrChange w:id="766" w:author="Eliza Peterson" w:date="2019-02-06T16:07:00Z">
            <w:rPr>
              <w:rFonts w:ascii="Times New Roman" w:hAnsi="Times New Roman" w:cs="Times New Roman"/>
            </w:rPr>
          </w:rPrChange>
        </w:rPr>
        <w:t>mutual inhibition of Rv0081 regulatory targets</w:t>
      </w:r>
      <w:r w:rsidR="001341A5" w:rsidRPr="00F02401">
        <w:rPr>
          <w:rFonts w:ascii="Times New Roman" w:hAnsi="Times New Roman" w:cs="Times New Roman"/>
          <w:highlight w:val="lightGray"/>
          <w:rPrChange w:id="767" w:author="Eliza Peterson" w:date="2019-02-06T16:07:00Z">
            <w:rPr>
              <w:rFonts w:ascii="Times New Roman" w:hAnsi="Times New Roman" w:cs="Times New Roman"/>
            </w:rPr>
          </w:rPrChange>
        </w:rPr>
        <w:t xml:space="preserve"> (</w:t>
      </w:r>
      <w:r w:rsidR="001341A5" w:rsidRPr="00F02401">
        <w:rPr>
          <w:rFonts w:ascii="Times New Roman" w:hAnsi="Times New Roman" w:cs="Times New Roman"/>
          <w:b/>
          <w:highlight w:val="lightGray"/>
          <w:rPrChange w:id="768" w:author="Eliza Peterson" w:date="2019-02-06T16:07:00Z">
            <w:rPr>
              <w:rFonts w:ascii="Times New Roman" w:hAnsi="Times New Roman" w:cs="Times New Roman"/>
              <w:b/>
            </w:rPr>
          </w:rPrChange>
        </w:rPr>
        <w:t>Fig. S</w:t>
      </w:r>
      <w:r w:rsidR="00794601" w:rsidRPr="00F02401">
        <w:rPr>
          <w:rFonts w:ascii="Times New Roman" w:hAnsi="Times New Roman" w:cs="Times New Roman"/>
          <w:b/>
          <w:highlight w:val="lightGray"/>
          <w:rPrChange w:id="769" w:author="Eliza Peterson" w:date="2019-02-06T16:07:00Z">
            <w:rPr>
              <w:rFonts w:ascii="Times New Roman" w:hAnsi="Times New Roman" w:cs="Times New Roman"/>
              <w:b/>
            </w:rPr>
          </w:rPrChange>
        </w:rPr>
        <w:t>6</w:t>
      </w:r>
      <w:r w:rsidR="001341A5" w:rsidRPr="00F02401">
        <w:rPr>
          <w:rFonts w:ascii="Times New Roman" w:hAnsi="Times New Roman" w:cs="Times New Roman"/>
          <w:highlight w:val="lightGray"/>
          <w:rPrChange w:id="770" w:author="Eliza Peterson" w:date="2019-02-06T16:07:00Z">
            <w:rPr>
              <w:rFonts w:ascii="Times New Roman" w:hAnsi="Times New Roman" w:cs="Times New Roman"/>
            </w:rPr>
          </w:rPrChange>
        </w:rPr>
        <w:t>)</w:t>
      </w:r>
      <w:r w:rsidR="00210E07" w:rsidRPr="00F02401">
        <w:rPr>
          <w:rFonts w:ascii="Times New Roman" w:hAnsi="Times New Roman" w:cs="Times New Roman"/>
          <w:highlight w:val="lightGray"/>
          <w:rPrChange w:id="771" w:author="Eliza Peterson" w:date="2019-02-06T16:07:00Z">
            <w:rPr>
              <w:rFonts w:ascii="Times New Roman" w:hAnsi="Times New Roman" w:cs="Times New Roman"/>
            </w:rPr>
          </w:rPrChange>
        </w:rPr>
        <w:t xml:space="preserve">, single-input-modules generating just-in-time expression patterns during </w:t>
      </w:r>
      <w:r w:rsidR="003C36AD" w:rsidRPr="00F02401">
        <w:rPr>
          <w:rFonts w:ascii="Times New Roman" w:hAnsi="Times New Roman" w:cs="Times New Roman"/>
          <w:highlight w:val="lightGray"/>
          <w:rPrChange w:id="772" w:author="Eliza Peterson" w:date="2019-02-06T16:07:00Z">
            <w:rPr>
              <w:rFonts w:ascii="Times New Roman" w:hAnsi="Times New Roman" w:cs="Times New Roman"/>
            </w:rPr>
          </w:rPrChange>
        </w:rPr>
        <w:t>stage I hypoxia</w:t>
      </w:r>
      <w:r w:rsidR="001341A5" w:rsidRPr="00F02401">
        <w:rPr>
          <w:rFonts w:ascii="Times New Roman" w:hAnsi="Times New Roman" w:cs="Times New Roman"/>
          <w:highlight w:val="lightGray"/>
          <w:rPrChange w:id="773" w:author="Eliza Peterson" w:date="2019-02-06T16:07:00Z">
            <w:rPr>
              <w:rFonts w:ascii="Times New Roman" w:hAnsi="Times New Roman" w:cs="Times New Roman"/>
            </w:rPr>
          </w:rPrChange>
        </w:rPr>
        <w:t xml:space="preserve"> (</w:t>
      </w:r>
      <w:r w:rsidR="001341A5" w:rsidRPr="00F02401">
        <w:rPr>
          <w:rFonts w:ascii="Times New Roman" w:hAnsi="Times New Roman" w:cs="Times New Roman"/>
          <w:b/>
          <w:highlight w:val="lightGray"/>
          <w:rPrChange w:id="774" w:author="Eliza Peterson" w:date="2019-02-06T16:07:00Z">
            <w:rPr>
              <w:rFonts w:ascii="Times New Roman" w:hAnsi="Times New Roman" w:cs="Times New Roman"/>
              <w:b/>
            </w:rPr>
          </w:rPrChange>
        </w:rPr>
        <w:t>Fig. S</w:t>
      </w:r>
      <w:r w:rsidR="00794601" w:rsidRPr="00F02401">
        <w:rPr>
          <w:rFonts w:ascii="Times New Roman" w:hAnsi="Times New Roman" w:cs="Times New Roman"/>
          <w:b/>
          <w:highlight w:val="lightGray"/>
          <w:rPrChange w:id="775" w:author="Eliza Peterson" w:date="2019-02-06T16:07:00Z">
            <w:rPr>
              <w:rFonts w:ascii="Times New Roman" w:hAnsi="Times New Roman" w:cs="Times New Roman"/>
              <w:b/>
            </w:rPr>
          </w:rPrChange>
        </w:rPr>
        <w:t>7</w:t>
      </w:r>
      <w:r w:rsidR="001341A5" w:rsidRPr="00F02401">
        <w:rPr>
          <w:rFonts w:ascii="Times New Roman" w:hAnsi="Times New Roman" w:cs="Times New Roman"/>
          <w:highlight w:val="lightGray"/>
          <w:rPrChange w:id="776" w:author="Eliza Peterson" w:date="2019-02-06T16:07:00Z">
            <w:rPr>
              <w:rFonts w:ascii="Times New Roman" w:hAnsi="Times New Roman" w:cs="Times New Roman"/>
            </w:rPr>
          </w:rPrChange>
        </w:rPr>
        <w:t>)</w:t>
      </w:r>
      <w:r w:rsidR="00210E07" w:rsidRPr="00F02401">
        <w:rPr>
          <w:rFonts w:ascii="Times New Roman" w:hAnsi="Times New Roman" w:cs="Times New Roman"/>
          <w:highlight w:val="lightGray"/>
          <w:rPrChange w:id="777" w:author="Eliza Peterson" w:date="2019-02-06T16:07:00Z">
            <w:rPr>
              <w:rFonts w:ascii="Times New Roman" w:hAnsi="Times New Roman" w:cs="Times New Roman"/>
            </w:rPr>
          </w:rPrChange>
        </w:rPr>
        <w:t>, and parallel coherent FFLs that</w:t>
      </w:r>
      <w:r w:rsidR="001341A5" w:rsidRPr="00F02401">
        <w:rPr>
          <w:rFonts w:ascii="Times New Roman" w:hAnsi="Times New Roman" w:cs="Times New Roman"/>
          <w:highlight w:val="lightGray"/>
          <w:rPrChange w:id="778" w:author="Eliza Peterson" w:date="2019-02-06T16:07:00Z">
            <w:rPr>
              <w:rFonts w:ascii="Times New Roman" w:hAnsi="Times New Roman" w:cs="Times New Roman"/>
            </w:rPr>
          </w:rPrChange>
        </w:rPr>
        <w:t xml:space="preserve"> control the rapid activation and de-activation of </w:t>
      </w:r>
      <w:r w:rsidR="003C36AD" w:rsidRPr="00F02401">
        <w:rPr>
          <w:rFonts w:ascii="Times New Roman" w:hAnsi="Times New Roman" w:cs="Times New Roman"/>
          <w:highlight w:val="lightGray"/>
          <w:rPrChange w:id="779" w:author="Eliza Peterson" w:date="2019-02-06T16:07:00Z">
            <w:rPr>
              <w:rFonts w:ascii="Times New Roman" w:hAnsi="Times New Roman" w:cs="Times New Roman"/>
            </w:rPr>
          </w:rPrChange>
        </w:rPr>
        <w:t>stage II hypoxia</w:t>
      </w:r>
      <w:r w:rsidR="001341A5" w:rsidRPr="00F02401">
        <w:rPr>
          <w:rFonts w:ascii="Times New Roman" w:hAnsi="Times New Roman" w:cs="Times New Roman"/>
          <w:highlight w:val="lightGray"/>
          <w:rPrChange w:id="780" w:author="Eliza Peterson" w:date="2019-02-06T16:07:00Z">
            <w:rPr>
              <w:rFonts w:ascii="Times New Roman" w:hAnsi="Times New Roman" w:cs="Times New Roman"/>
            </w:rPr>
          </w:rPrChange>
        </w:rPr>
        <w:t xml:space="preserve"> genes (</w:t>
      </w:r>
      <w:r w:rsidR="001341A5" w:rsidRPr="00F02401">
        <w:rPr>
          <w:rFonts w:ascii="Times New Roman" w:hAnsi="Times New Roman" w:cs="Times New Roman"/>
          <w:b/>
          <w:highlight w:val="lightGray"/>
          <w:rPrChange w:id="781" w:author="Eliza Peterson" w:date="2019-02-06T16:07:00Z">
            <w:rPr>
              <w:rFonts w:ascii="Times New Roman" w:hAnsi="Times New Roman" w:cs="Times New Roman"/>
              <w:b/>
            </w:rPr>
          </w:rPrChange>
        </w:rPr>
        <w:t>Fig. S</w:t>
      </w:r>
      <w:r w:rsidR="00794601" w:rsidRPr="00F02401">
        <w:rPr>
          <w:rFonts w:ascii="Times New Roman" w:hAnsi="Times New Roman" w:cs="Times New Roman"/>
          <w:b/>
          <w:highlight w:val="lightGray"/>
          <w:rPrChange w:id="782" w:author="Eliza Peterson" w:date="2019-02-06T16:07:00Z">
            <w:rPr>
              <w:rFonts w:ascii="Times New Roman" w:hAnsi="Times New Roman" w:cs="Times New Roman"/>
              <w:b/>
            </w:rPr>
          </w:rPrChange>
        </w:rPr>
        <w:t>8</w:t>
      </w:r>
      <w:r w:rsidR="001341A5" w:rsidRPr="00F02401">
        <w:rPr>
          <w:rFonts w:ascii="Times New Roman" w:hAnsi="Times New Roman" w:cs="Times New Roman"/>
          <w:highlight w:val="lightGray"/>
          <w:rPrChange w:id="783" w:author="Eliza Peterson" w:date="2019-02-06T16:07:00Z">
            <w:rPr>
              <w:rFonts w:ascii="Times New Roman" w:hAnsi="Times New Roman" w:cs="Times New Roman"/>
            </w:rPr>
          </w:rPrChange>
        </w:rPr>
        <w:t>).</w:t>
      </w:r>
      <w:r w:rsidR="008F2BD6" w:rsidRPr="00F02401">
        <w:rPr>
          <w:rFonts w:ascii="Times New Roman" w:hAnsi="Times New Roman" w:cs="Times New Roman"/>
          <w:highlight w:val="lightGray"/>
          <w:rPrChange w:id="784" w:author="Eliza Peterson" w:date="2019-02-06T16:07:00Z">
            <w:rPr>
              <w:rFonts w:ascii="Times New Roman" w:hAnsi="Times New Roman" w:cs="Times New Roman"/>
            </w:rPr>
          </w:rPrChange>
        </w:rPr>
        <w:t xml:space="preserve"> </w:t>
      </w:r>
      <w:r w:rsidR="00B46B7D" w:rsidRPr="00F02401">
        <w:rPr>
          <w:rFonts w:ascii="Times New Roman" w:hAnsi="Times New Roman" w:cs="Times New Roman"/>
          <w:highlight w:val="lightGray"/>
          <w:rPrChange w:id="785" w:author="Eliza Peterson" w:date="2019-02-06T16:07:00Z">
            <w:rPr>
              <w:rFonts w:ascii="Times New Roman" w:hAnsi="Times New Roman" w:cs="Times New Roman"/>
            </w:rPr>
          </w:rPrChange>
        </w:rPr>
        <w:t>T</w:t>
      </w:r>
      <w:r w:rsidR="008F2BD6" w:rsidRPr="00F02401">
        <w:rPr>
          <w:rFonts w:ascii="Times New Roman" w:hAnsi="Times New Roman" w:cs="Times New Roman"/>
          <w:highlight w:val="lightGray"/>
          <w:rPrChange w:id="786" w:author="Eliza Peterson" w:date="2019-02-06T16:07:00Z">
            <w:rPr>
              <w:rFonts w:ascii="Times New Roman" w:hAnsi="Times New Roman" w:cs="Times New Roman"/>
            </w:rPr>
          </w:rPrChange>
        </w:rPr>
        <w:t>ogether</w:t>
      </w:r>
      <w:r w:rsidR="00A83130" w:rsidRPr="00F02401">
        <w:rPr>
          <w:rFonts w:ascii="Times New Roman" w:hAnsi="Times New Roman" w:cs="Times New Roman"/>
          <w:highlight w:val="lightGray"/>
          <w:rPrChange w:id="787" w:author="Eliza Peterson" w:date="2019-02-06T16:07:00Z">
            <w:rPr>
              <w:rFonts w:ascii="Times New Roman" w:hAnsi="Times New Roman" w:cs="Times New Roman"/>
            </w:rPr>
          </w:rPrChange>
        </w:rPr>
        <w:t>,</w:t>
      </w:r>
      <w:r w:rsidR="008F2BD6" w:rsidRPr="00F02401">
        <w:rPr>
          <w:rFonts w:ascii="Times New Roman" w:hAnsi="Times New Roman" w:cs="Times New Roman"/>
          <w:highlight w:val="lightGray"/>
          <w:rPrChange w:id="788" w:author="Eliza Peterson" w:date="2019-02-06T16:07:00Z">
            <w:rPr>
              <w:rFonts w:ascii="Times New Roman" w:hAnsi="Times New Roman" w:cs="Times New Roman"/>
            </w:rPr>
          </w:rPrChange>
        </w:rPr>
        <w:t xml:space="preserve"> </w:t>
      </w:r>
      <w:r w:rsidR="00B46B7D" w:rsidRPr="00F02401">
        <w:rPr>
          <w:rFonts w:ascii="Times New Roman" w:hAnsi="Times New Roman" w:cs="Times New Roman"/>
          <w:highlight w:val="lightGray"/>
          <w:rPrChange w:id="789" w:author="Eliza Peterson" w:date="2019-02-06T16:07:00Z">
            <w:rPr>
              <w:rFonts w:ascii="Times New Roman" w:hAnsi="Times New Roman" w:cs="Times New Roman"/>
            </w:rPr>
          </w:rPrChange>
        </w:rPr>
        <w:t xml:space="preserve">these </w:t>
      </w:r>
      <w:r w:rsidR="008F49EE" w:rsidRPr="00F02401">
        <w:rPr>
          <w:rFonts w:ascii="Times New Roman" w:hAnsi="Times New Roman" w:cs="Times New Roman"/>
          <w:highlight w:val="lightGray"/>
          <w:rPrChange w:id="790" w:author="Eliza Peterson" w:date="2019-02-06T16:07:00Z">
            <w:rPr>
              <w:rFonts w:ascii="Times New Roman" w:hAnsi="Times New Roman" w:cs="Times New Roman"/>
            </w:rPr>
          </w:rPrChange>
        </w:rPr>
        <w:t xml:space="preserve">intricate genetic </w:t>
      </w:r>
      <w:r w:rsidR="00B46B7D" w:rsidRPr="00F02401">
        <w:rPr>
          <w:rFonts w:ascii="Times New Roman" w:hAnsi="Times New Roman" w:cs="Times New Roman"/>
          <w:highlight w:val="lightGray"/>
          <w:rPrChange w:id="791" w:author="Eliza Peterson" w:date="2019-02-06T16:07:00Z">
            <w:rPr>
              <w:rFonts w:ascii="Times New Roman" w:hAnsi="Times New Roman" w:cs="Times New Roman"/>
            </w:rPr>
          </w:rPrChange>
        </w:rPr>
        <w:t>circuits control</w:t>
      </w:r>
      <w:r w:rsidR="008F2BD6" w:rsidRPr="00F02401">
        <w:rPr>
          <w:rFonts w:ascii="Times New Roman" w:hAnsi="Times New Roman" w:cs="Times New Roman"/>
          <w:highlight w:val="lightGray"/>
          <w:rPrChange w:id="792" w:author="Eliza Peterson" w:date="2019-02-06T16:07:00Z">
            <w:rPr>
              <w:rFonts w:ascii="Times New Roman" w:hAnsi="Times New Roman" w:cs="Times New Roman"/>
            </w:rPr>
          </w:rPrChange>
        </w:rPr>
        <w:t xml:space="preserve"> the temporal gene expression program</w:t>
      </w:r>
      <w:r w:rsidR="001F2F6F" w:rsidRPr="00F02401">
        <w:rPr>
          <w:rFonts w:ascii="Times New Roman" w:hAnsi="Times New Roman" w:cs="Times New Roman"/>
          <w:highlight w:val="lightGray"/>
          <w:rPrChange w:id="793" w:author="Eliza Peterson" w:date="2019-02-06T16:07:00Z">
            <w:rPr>
              <w:rFonts w:ascii="Times New Roman" w:hAnsi="Times New Roman" w:cs="Times New Roman"/>
            </w:rPr>
          </w:rPrChange>
        </w:rPr>
        <w:t>s</w:t>
      </w:r>
      <w:r w:rsidR="008F2BD6" w:rsidRPr="00F02401">
        <w:rPr>
          <w:rFonts w:ascii="Times New Roman" w:hAnsi="Times New Roman" w:cs="Times New Roman"/>
          <w:highlight w:val="lightGray"/>
          <w:rPrChange w:id="794" w:author="Eliza Peterson" w:date="2019-02-06T16:07:00Z">
            <w:rPr>
              <w:rFonts w:ascii="Times New Roman" w:hAnsi="Times New Roman" w:cs="Times New Roman"/>
            </w:rPr>
          </w:rPrChange>
        </w:rPr>
        <w:t xml:space="preserve"> and</w:t>
      </w:r>
      <w:r w:rsidR="001A44BB" w:rsidRPr="00F02401">
        <w:rPr>
          <w:rFonts w:ascii="Times New Roman" w:hAnsi="Times New Roman" w:cs="Times New Roman"/>
          <w:highlight w:val="lightGray"/>
          <w:rPrChange w:id="795" w:author="Eliza Peterson" w:date="2019-02-06T16:07:00Z">
            <w:rPr>
              <w:rFonts w:ascii="Times New Roman" w:hAnsi="Times New Roman" w:cs="Times New Roman"/>
            </w:rPr>
          </w:rPrChange>
        </w:rPr>
        <w:t xml:space="preserve"> four-state</w:t>
      </w:r>
      <w:r w:rsidR="008F2BD6" w:rsidRPr="00F02401">
        <w:rPr>
          <w:rFonts w:ascii="Times New Roman" w:hAnsi="Times New Roman" w:cs="Times New Roman"/>
          <w:highlight w:val="lightGray"/>
          <w:rPrChange w:id="796" w:author="Eliza Peterson" w:date="2019-02-06T16:07:00Z">
            <w:rPr>
              <w:rFonts w:ascii="Times New Roman" w:hAnsi="Times New Roman" w:cs="Times New Roman"/>
            </w:rPr>
          </w:rPrChange>
        </w:rPr>
        <w:t xml:space="preserve"> model described</w:t>
      </w:r>
      <w:r w:rsidR="001A44BB" w:rsidRPr="00F02401">
        <w:rPr>
          <w:rFonts w:ascii="Times New Roman" w:hAnsi="Times New Roman" w:cs="Times New Roman"/>
          <w:highlight w:val="lightGray"/>
          <w:rPrChange w:id="797" w:author="Eliza Peterson" w:date="2019-02-06T16:07:00Z">
            <w:rPr>
              <w:rFonts w:ascii="Times New Roman" w:hAnsi="Times New Roman" w:cs="Times New Roman"/>
            </w:rPr>
          </w:rPrChange>
        </w:rPr>
        <w:t xml:space="preserve"> in this paper.</w:t>
      </w:r>
      <w:r w:rsidR="000946F2" w:rsidRPr="00F02401">
        <w:rPr>
          <w:rFonts w:ascii="Times New Roman" w:hAnsi="Times New Roman" w:cs="Times New Roman"/>
          <w:highlight w:val="lightGray"/>
          <w:rPrChange w:id="798" w:author="Eliza Peterson" w:date="2019-02-06T16:07:00Z">
            <w:rPr>
              <w:rFonts w:ascii="Times New Roman" w:hAnsi="Times New Roman" w:cs="Times New Roman"/>
            </w:rPr>
          </w:rPrChange>
        </w:rPr>
        <w:t xml:space="preserve"> </w:t>
      </w:r>
    </w:p>
    <w:p w14:paraId="2A30F617" w14:textId="034DC66A" w:rsidR="00C80D61" w:rsidRDefault="00757E74" w:rsidP="00C80D61">
      <w:pPr>
        <w:widowControl w:val="0"/>
        <w:ind w:firstLine="720"/>
        <w:contextualSpacing w:val="0"/>
        <w:jc w:val="both"/>
        <w:rPr>
          <w:rFonts w:ascii="Times New Roman" w:eastAsia="Times New Roman" w:hAnsi="Times New Roman" w:cs="Times New Roman"/>
        </w:rPr>
      </w:pPr>
      <w:r w:rsidRPr="00F02401">
        <w:rPr>
          <w:rFonts w:ascii="Times New Roman" w:hAnsi="Times New Roman" w:cs="Times New Roman"/>
          <w:highlight w:val="lightGray"/>
          <w:rPrChange w:id="799" w:author="Eliza Peterson" w:date="2019-02-06T16:07:00Z">
            <w:rPr>
              <w:rFonts w:ascii="Times New Roman" w:hAnsi="Times New Roman" w:cs="Times New Roman"/>
            </w:rPr>
          </w:rPrChange>
        </w:rPr>
        <w:t xml:space="preserve">Understanding the detailed circuit architecture that coordinates MTB’s response to stimuli is </w:t>
      </w:r>
      <w:proofErr w:type="gramStart"/>
      <w:r w:rsidRPr="00F02401">
        <w:rPr>
          <w:rFonts w:ascii="Times New Roman" w:hAnsi="Times New Roman" w:cs="Times New Roman"/>
          <w:highlight w:val="lightGray"/>
          <w:rPrChange w:id="800" w:author="Eliza Peterson" w:date="2019-02-06T16:07:00Z">
            <w:rPr>
              <w:rFonts w:ascii="Times New Roman" w:hAnsi="Times New Roman" w:cs="Times New Roman"/>
            </w:rPr>
          </w:rPrChange>
        </w:rPr>
        <w:t>key</w:t>
      </w:r>
      <w:proofErr w:type="gramEnd"/>
      <w:r w:rsidRPr="00F02401">
        <w:rPr>
          <w:rFonts w:ascii="Times New Roman" w:hAnsi="Times New Roman" w:cs="Times New Roman"/>
          <w:highlight w:val="lightGray"/>
          <w:rPrChange w:id="801" w:author="Eliza Peterson" w:date="2019-02-06T16:07:00Z">
            <w:rPr>
              <w:rFonts w:ascii="Times New Roman" w:hAnsi="Times New Roman" w:cs="Times New Roman"/>
            </w:rPr>
          </w:rPrChange>
        </w:rPr>
        <w:t xml:space="preserve"> to </w:t>
      </w:r>
      <w:r w:rsidR="00027221" w:rsidRPr="00F02401">
        <w:rPr>
          <w:rFonts w:ascii="Times New Roman" w:hAnsi="Times New Roman" w:cs="Times New Roman"/>
          <w:highlight w:val="lightGray"/>
          <w:rPrChange w:id="802" w:author="Eliza Peterson" w:date="2019-02-06T16:07:00Z">
            <w:rPr>
              <w:rFonts w:ascii="Times New Roman" w:hAnsi="Times New Roman" w:cs="Times New Roman"/>
            </w:rPr>
          </w:rPrChange>
        </w:rPr>
        <w:t>formulate</w:t>
      </w:r>
      <w:r w:rsidRPr="00F02401">
        <w:rPr>
          <w:rFonts w:ascii="Times New Roman" w:hAnsi="Times New Roman" w:cs="Times New Roman"/>
          <w:highlight w:val="lightGray"/>
          <w:rPrChange w:id="803" w:author="Eliza Peterson" w:date="2019-02-06T16:07:00Z">
            <w:rPr>
              <w:rFonts w:ascii="Times New Roman" w:hAnsi="Times New Roman" w:cs="Times New Roman"/>
            </w:rPr>
          </w:rPrChange>
        </w:rPr>
        <w:t xml:space="preserve"> </w:t>
      </w:r>
      <w:r w:rsidR="008F49EE" w:rsidRPr="00F02401">
        <w:rPr>
          <w:rFonts w:ascii="Times New Roman" w:hAnsi="Times New Roman" w:cs="Times New Roman"/>
          <w:highlight w:val="lightGray"/>
          <w:rPrChange w:id="804" w:author="Eliza Peterson" w:date="2019-02-06T16:07:00Z">
            <w:rPr>
              <w:rFonts w:ascii="Times New Roman" w:hAnsi="Times New Roman" w:cs="Times New Roman"/>
            </w:rPr>
          </w:rPrChange>
        </w:rPr>
        <w:t>rational</w:t>
      </w:r>
      <w:r w:rsidR="00027221" w:rsidRPr="00F02401">
        <w:rPr>
          <w:rFonts w:ascii="Times New Roman" w:hAnsi="Times New Roman" w:cs="Times New Roman"/>
          <w:highlight w:val="lightGray"/>
          <w:rPrChange w:id="805" w:author="Eliza Peterson" w:date="2019-02-06T16:07:00Z">
            <w:rPr>
              <w:rFonts w:ascii="Times New Roman" w:hAnsi="Times New Roman" w:cs="Times New Roman"/>
            </w:rPr>
          </w:rPrChange>
        </w:rPr>
        <w:t xml:space="preserve"> </w:t>
      </w:r>
      <w:r w:rsidRPr="00F02401">
        <w:rPr>
          <w:rFonts w:ascii="Times New Roman" w:hAnsi="Times New Roman" w:cs="Times New Roman"/>
          <w:highlight w:val="lightGray"/>
          <w:rPrChange w:id="806" w:author="Eliza Peterson" w:date="2019-02-06T16:07:00Z">
            <w:rPr>
              <w:rFonts w:ascii="Times New Roman" w:hAnsi="Times New Roman" w:cs="Times New Roman"/>
            </w:rPr>
          </w:rPrChange>
        </w:rPr>
        <w:t xml:space="preserve">strategies to intervene and improve the outcome of TB disease. </w:t>
      </w:r>
      <w:r w:rsidR="008B5778" w:rsidRPr="00F02401">
        <w:rPr>
          <w:rFonts w:ascii="Times New Roman" w:hAnsi="Times New Roman" w:cs="Times New Roman"/>
          <w:highlight w:val="lightGray"/>
          <w:rPrChange w:id="807" w:author="Eliza Peterson" w:date="2019-02-06T16:07:00Z">
            <w:rPr>
              <w:rFonts w:ascii="Times New Roman" w:hAnsi="Times New Roman" w:cs="Times New Roman"/>
            </w:rPr>
          </w:rPrChange>
        </w:rPr>
        <w:t xml:space="preserve">The high-resolution gene expression profiling proved critical to reveal the detailed properties of the genetic program that temporally coordinates the expression of nearly three quarter of genes in the MTB genome to drive the pathogen through four distinct states during the entry and exit from hypoxia-induced dormancy. </w:t>
      </w:r>
      <w:r w:rsidR="00746983" w:rsidRPr="00F02401">
        <w:rPr>
          <w:rFonts w:ascii="Times New Roman" w:hAnsi="Times New Roman" w:cs="Times New Roman"/>
          <w:highlight w:val="lightGray"/>
          <w:rPrChange w:id="808" w:author="Eliza Peterson" w:date="2019-02-06T16:07:00Z">
            <w:rPr>
              <w:rFonts w:ascii="Times New Roman" w:hAnsi="Times New Roman" w:cs="Times New Roman"/>
            </w:rPr>
          </w:rPrChange>
        </w:rPr>
        <w:t xml:space="preserve">Importantly, two of the four states were transient </w:t>
      </w:r>
      <w:r w:rsidR="007540E2" w:rsidRPr="00F02401">
        <w:rPr>
          <w:rFonts w:ascii="Times New Roman" w:hAnsi="Times New Roman" w:cs="Times New Roman"/>
          <w:highlight w:val="lightGray"/>
          <w:rPrChange w:id="809" w:author="Eliza Peterson" w:date="2019-02-06T16:07:00Z">
            <w:rPr>
              <w:rFonts w:ascii="Times New Roman" w:hAnsi="Times New Roman" w:cs="Times New Roman"/>
            </w:rPr>
          </w:rPrChange>
        </w:rPr>
        <w:t xml:space="preserve">(stage I hypoxia and </w:t>
      </w:r>
      <w:commentRangeStart w:id="810"/>
      <w:r w:rsidR="007540E2" w:rsidRPr="00F02401">
        <w:rPr>
          <w:rFonts w:ascii="Times New Roman" w:hAnsi="Times New Roman" w:cs="Times New Roman"/>
          <w:highlight w:val="lightGray"/>
          <w:rPrChange w:id="811" w:author="Eliza Peterson" w:date="2019-02-06T16:07:00Z">
            <w:rPr>
              <w:rFonts w:ascii="Times New Roman" w:hAnsi="Times New Roman" w:cs="Times New Roman"/>
            </w:rPr>
          </w:rPrChange>
        </w:rPr>
        <w:t>resuscitation</w:t>
      </w:r>
      <w:commentRangeEnd w:id="810"/>
      <w:r w:rsidR="00D5010C" w:rsidRPr="00F02401">
        <w:rPr>
          <w:rStyle w:val="CommentReference"/>
          <w:highlight w:val="lightGray"/>
          <w:rPrChange w:id="812" w:author="Eliza Peterson" w:date="2019-02-06T16:07:00Z">
            <w:rPr>
              <w:rStyle w:val="CommentReference"/>
            </w:rPr>
          </w:rPrChange>
        </w:rPr>
        <w:commentReference w:id="810"/>
      </w:r>
      <w:r w:rsidR="007540E2" w:rsidRPr="00F02401">
        <w:rPr>
          <w:rFonts w:ascii="Times New Roman" w:hAnsi="Times New Roman" w:cs="Times New Roman"/>
          <w:highlight w:val="lightGray"/>
          <w:rPrChange w:id="813" w:author="Eliza Peterson" w:date="2019-02-06T16:07:00Z">
            <w:rPr>
              <w:rFonts w:ascii="Times New Roman" w:hAnsi="Times New Roman" w:cs="Times New Roman"/>
            </w:rPr>
          </w:rPrChange>
        </w:rPr>
        <w:t xml:space="preserve">) </w:t>
      </w:r>
      <w:r w:rsidR="00746983" w:rsidRPr="00F02401">
        <w:rPr>
          <w:rFonts w:ascii="Times New Roman" w:hAnsi="Times New Roman" w:cs="Times New Roman"/>
          <w:highlight w:val="lightGray"/>
          <w:rPrChange w:id="814" w:author="Eliza Peterson" w:date="2019-02-06T16:07:00Z">
            <w:rPr>
              <w:rFonts w:ascii="Times New Roman" w:hAnsi="Times New Roman" w:cs="Times New Roman"/>
            </w:rPr>
          </w:rPrChange>
        </w:rPr>
        <w:t>and were undetectable in the two previous hypoxia models</w:t>
      </w:r>
      <w:r w:rsidR="00A03E5B" w:rsidRPr="00F02401">
        <w:rPr>
          <w:rFonts w:ascii="Times New Roman" w:hAnsi="Times New Roman" w:cs="Times New Roman"/>
          <w:highlight w:val="lightGray"/>
          <w:rPrChange w:id="815" w:author="Eliza Peterson" w:date="2019-02-06T16:07:00Z">
            <w:rPr>
              <w:rFonts w:ascii="Times New Roman" w:hAnsi="Times New Roman" w:cs="Times New Roman"/>
            </w:rPr>
          </w:rPrChange>
        </w:rPr>
        <w:t xml:space="preserve"> (</w:t>
      </w:r>
      <w:commentRangeStart w:id="816"/>
      <w:r w:rsidR="00A03E5B" w:rsidRPr="00F02401">
        <w:rPr>
          <w:rFonts w:ascii="Times New Roman" w:hAnsi="Times New Roman" w:cs="Times New Roman"/>
          <w:highlight w:val="lightGray"/>
          <w:rPrChange w:id="817" w:author="Eliza Peterson" w:date="2019-02-06T16:07:00Z">
            <w:rPr>
              <w:rFonts w:ascii="Times New Roman" w:hAnsi="Times New Roman" w:cs="Times New Roman"/>
            </w:rPr>
          </w:rPrChange>
        </w:rPr>
        <w:t xml:space="preserve">summarized in </w:t>
      </w:r>
      <w:r w:rsidR="00A03E5B" w:rsidRPr="00F02401">
        <w:rPr>
          <w:rFonts w:ascii="Times New Roman" w:hAnsi="Times New Roman" w:cs="Times New Roman"/>
          <w:b/>
          <w:highlight w:val="lightGray"/>
          <w:rPrChange w:id="818" w:author="Eliza Peterson" w:date="2019-02-06T16:07:00Z">
            <w:rPr>
              <w:rFonts w:ascii="Times New Roman" w:hAnsi="Times New Roman" w:cs="Times New Roman"/>
              <w:b/>
            </w:rPr>
          </w:rPrChange>
        </w:rPr>
        <w:t>Fig X</w:t>
      </w:r>
      <w:commentRangeEnd w:id="816"/>
      <w:r w:rsidR="00A03E5B" w:rsidRPr="00F02401">
        <w:rPr>
          <w:rStyle w:val="CommentReference"/>
          <w:highlight w:val="lightGray"/>
          <w:rPrChange w:id="819" w:author="Eliza Peterson" w:date="2019-02-06T16:07:00Z">
            <w:rPr>
              <w:rStyle w:val="CommentReference"/>
            </w:rPr>
          </w:rPrChange>
        </w:rPr>
        <w:commentReference w:id="816"/>
      </w:r>
      <w:r w:rsidR="00A03E5B" w:rsidRPr="00F02401">
        <w:rPr>
          <w:rFonts w:ascii="Times New Roman" w:hAnsi="Times New Roman" w:cs="Times New Roman"/>
          <w:highlight w:val="lightGray"/>
          <w:rPrChange w:id="820" w:author="Eliza Peterson" w:date="2019-02-06T16:07:00Z">
            <w:rPr>
              <w:rFonts w:ascii="Times New Roman" w:hAnsi="Times New Roman" w:cs="Times New Roman"/>
            </w:rPr>
          </w:rPrChange>
        </w:rPr>
        <w:t>)</w:t>
      </w:r>
      <w:r w:rsidR="0006362D" w:rsidRPr="00F02401">
        <w:rPr>
          <w:rFonts w:ascii="Times New Roman" w:hAnsi="Times New Roman" w:cs="Times New Roman"/>
          <w:highlight w:val="lightGray"/>
          <w:rPrChange w:id="821" w:author="Eliza Peterson" w:date="2019-02-06T16:07:00Z">
            <w:rPr>
              <w:rFonts w:ascii="Times New Roman" w:hAnsi="Times New Roman" w:cs="Times New Roman"/>
            </w:rPr>
          </w:rPrChange>
        </w:rPr>
        <w:t xml:space="preserve">. </w:t>
      </w:r>
      <w:r w:rsidRPr="00F02401">
        <w:rPr>
          <w:rFonts w:ascii="Times New Roman" w:hAnsi="Times New Roman" w:cs="Times New Roman"/>
          <w:highlight w:val="lightGray"/>
          <w:rPrChange w:id="822" w:author="Eliza Peterson" w:date="2019-02-06T16:07:00Z">
            <w:rPr>
              <w:rFonts w:ascii="Times New Roman" w:hAnsi="Times New Roman" w:cs="Times New Roman"/>
            </w:rPr>
          </w:rPrChange>
        </w:rPr>
        <w:t xml:space="preserve">Interestingly, </w:t>
      </w:r>
      <w:r w:rsidR="00746983" w:rsidRPr="00F02401">
        <w:rPr>
          <w:rFonts w:ascii="Times New Roman" w:hAnsi="Times New Roman" w:cs="Times New Roman"/>
          <w:highlight w:val="lightGray"/>
          <w:rPrChange w:id="823" w:author="Eliza Peterson" w:date="2019-02-06T16:07:00Z">
            <w:rPr>
              <w:rFonts w:ascii="Times New Roman" w:hAnsi="Times New Roman" w:cs="Times New Roman"/>
            </w:rPr>
          </w:rPrChange>
        </w:rPr>
        <w:t>one of these transient states (</w:t>
      </w:r>
      <w:r w:rsidRPr="00F02401">
        <w:rPr>
          <w:rFonts w:ascii="Times New Roman" w:hAnsi="Times New Roman" w:cs="Times New Roman"/>
          <w:highlight w:val="lightGray"/>
          <w:rPrChange w:id="824" w:author="Eliza Peterson" w:date="2019-02-06T16:07:00Z">
            <w:rPr>
              <w:rFonts w:ascii="Times New Roman" w:hAnsi="Times New Roman" w:cs="Times New Roman"/>
            </w:rPr>
          </w:rPrChange>
        </w:rPr>
        <w:t xml:space="preserve">stage I </w:t>
      </w:r>
      <w:r w:rsidR="00A41E01" w:rsidRPr="00F02401">
        <w:rPr>
          <w:rFonts w:ascii="Times New Roman" w:hAnsi="Times New Roman" w:cs="Times New Roman"/>
          <w:highlight w:val="lightGray"/>
          <w:rPrChange w:id="825" w:author="Eliza Peterson" w:date="2019-02-06T16:07:00Z">
            <w:rPr>
              <w:rFonts w:ascii="Times New Roman" w:hAnsi="Times New Roman" w:cs="Times New Roman"/>
            </w:rPr>
          </w:rPrChange>
        </w:rPr>
        <w:t>hypoxia</w:t>
      </w:r>
      <w:r w:rsidR="00746983" w:rsidRPr="00F02401">
        <w:rPr>
          <w:rFonts w:ascii="Times New Roman" w:hAnsi="Times New Roman" w:cs="Times New Roman"/>
          <w:highlight w:val="lightGray"/>
          <w:rPrChange w:id="826" w:author="Eliza Peterson" w:date="2019-02-06T16:07:00Z">
            <w:rPr>
              <w:rFonts w:ascii="Times New Roman" w:hAnsi="Times New Roman" w:cs="Times New Roman"/>
            </w:rPr>
          </w:rPrChange>
        </w:rPr>
        <w:t>), which</w:t>
      </w:r>
      <w:r w:rsidR="00A41E01" w:rsidRPr="00F02401">
        <w:rPr>
          <w:rFonts w:ascii="Times New Roman" w:hAnsi="Times New Roman" w:cs="Times New Roman"/>
          <w:highlight w:val="lightGray"/>
          <w:rPrChange w:id="827" w:author="Eliza Peterson" w:date="2019-02-06T16:07:00Z">
            <w:rPr>
              <w:rFonts w:ascii="Times New Roman" w:hAnsi="Times New Roman" w:cs="Times New Roman"/>
            </w:rPr>
          </w:rPrChange>
        </w:rPr>
        <w:t xml:space="preserve"> existed for </w:t>
      </w:r>
      <w:r w:rsidR="00D642B5" w:rsidRPr="00F02401">
        <w:rPr>
          <w:rFonts w:ascii="Times New Roman" w:hAnsi="Times New Roman" w:cs="Times New Roman"/>
          <w:highlight w:val="lightGray"/>
          <w:rPrChange w:id="828" w:author="Eliza Peterson" w:date="2019-02-06T16:07:00Z">
            <w:rPr>
              <w:rFonts w:ascii="Times New Roman" w:hAnsi="Times New Roman" w:cs="Times New Roman"/>
            </w:rPr>
          </w:rPrChange>
        </w:rPr>
        <w:t>~</w:t>
      </w:r>
      <w:r w:rsidR="00A41E01" w:rsidRPr="00F02401">
        <w:rPr>
          <w:rFonts w:ascii="Times New Roman" w:hAnsi="Times New Roman" w:cs="Times New Roman"/>
          <w:highlight w:val="lightGray"/>
          <w:rPrChange w:id="829" w:author="Eliza Peterson" w:date="2019-02-06T16:07:00Z">
            <w:rPr>
              <w:rFonts w:ascii="Times New Roman" w:hAnsi="Times New Roman" w:cs="Times New Roman"/>
            </w:rPr>
          </w:rPrChange>
        </w:rPr>
        <w:t>40 hours</w:t>
      </w:r>
      <w:r w:rsidR="00746983" w:rsidRPr="00F02401">
        <w:rPr>
          <w:rFonts w:ascii="Times New Roman" w:hAnsi="Times New Roman" w:cs="Times New Roman"/>
          <w:highlight w:val="lightGray"/>
          <w:rPrChange w:id="830" w:author="Eliza Peterson" w:date="2019-02-06T16:07:00Z">
            <w:rPr>
              <w:rFonts w:ascii="Times New Roman" w:hAnsi="Times New Roman" w:cs="Times New Roman"/>
            </w:rPr>
          </w:rPrChange>
        </w:rPr>
        <w:t>,</w:t>
      </w:r>
      <w:r w:rsidR="00A41E01" w:rsidRPr="00F02401">
        <w:rPr>
          <w:rFonts w:ascii="Times New Roman" w:hAnsi="Times New Roman" w:cs="Times New Roman"/>
          <w:highlight w:val="lightGray"/>
          <w:rPrChange w:id="831" w:author="Eliza Peterson" w:date="2019-02-06T16:07:00Z">
            <w:rPr>
              <w:rFonts w:ascii="Times New Roman" w:hAnsi="Times New Roman" w:cs="Times New Roman"/>
            </w:rPr>
          </w:rPrChange>
        </w:rPr>
        <w:t xml:space="preserve"> </w:t>
      </w:r>
      <w:r w:rsidR="00746983" w:rsidRPr="00F02401">
        <w:rPr>
          <w:rFonts w:ascii="Times New Roman" w:hAnsi="Times New Roman" w:cs="Times New Roman"/>
          <w:highlight w:val="lightGray"/>
          <w:rPrChange w:id="832" w:author="Eliza Peterson" w:date="2019-02-06T16:07:00Z">
            <w:rPr>
              <w:rFonts w:ascii="Times New Roman" w:hAnsi="Times New Roman" w:cs="Times New Roman"/>
            </w:rPr>
          </w:rPrChange>
        </w:rPr>
        <w:t xml:space="preserve">is metabolically active and appears </w:t>
      </w:r>
      <w:r w:rsidR="007540E2" w:rsidRPr="00F02401">
        <w:rPr>
          <w:rFonts w:ascii="Times New Roman" w:hAnsi="Times New Roman" w:cs="Times New Roman"/>
          <w:highlight w:val="lightGray"/>
          <w:rPrChange w:id="833" w:author="Eliza Peterson" w:date="2019-02-06T16:07:00Z">
            <w:rPr>
              <w:rFonts w:ascii="Times New Roman" w:hAnsi="Times New Roman" w:cs="Times New Roman"/>
            </w:rPr>
          </w:rPrChange>
        </w:rPr>
        <w:lastRenderedPageBreak/>
        <w:t>preparative</w:t>
      </w:r>
      <w:r w:rsidR="00746983" w:rsidRPr="00F02401">
        <w:rPr>
          <w:rFonts w:ascii="Times New Roman" w:hAnsi="Times New Roman" w:cs="Times New Roman"/>
          <w:highlight w:val="lightGray"/>
          <w:rPrChange w:id="834" w:author="Eliza Peterson" w:date="2019-02-06T16:07:00Z">
            <w:rPr>
              <w:rFonts w:ascii="Times New Roman" w:hAnsi="Times New Roman" w:cs="Times New Roman"/>
            </w:rPr>
          </w:rPrChange>
        </w:rPr>
        <w:t xml:space="preserve"> for transition into stage II hypoxia</w:t>
      </w:r>
      <w:r w:rsidR="00A41E01" w:rsidRPr="00F02401">
        <w:rPr>
          <w:rFonts w:ascii="Times New Roman" w:hAnsi="Times New Roman" w:cs="Times New Roman"/>
          <w:highlight w:val="lightGray"/>
          <w:rPrChange w:id="835" w:author="Eliza Peterson" w:date="2019-02-06T16:07:00Z">
            <w:rPr>
              <w:rFonts w:ascii="Times New Roman" w:hAnsi="Times New Roman" w:cs="Times New Roman"/>
            </w:rPr>
          </w:rPrChange>
        </w:rPr>
        <w:t>.</w:t>
      </w:r>
      <w:r w:rsidRPr="00F02401">
        <w:rPr>
          <w:rFonts w:ascii="Times New Roman" w:hAnsi="Times New Roman" w:cs="Times New Roman"/>
          <w:highlight w:val="lightGray"/>
          <w:rPrChange w:id="836" w:author="Eliza Peterson" w:date="2019-02-06T16:07:00Z">
            <w:rPr>
              <w:rFonts w:ascii="Times New Roman" w:hAnsi="Times New Roman" w:cs="Times New Roman"/>
            </w:rPr>
          </w:rPrChange>
        </w:rPr>
        <w:t xml:space="preserve"> </w:t>
      </w:r>
      <w:r w:rsidR="00F0642C" w:rsidRPr="00F02401">
        <w:rPr>
          <w:rFonts w:ascii="Times New Roman" w:hAnsi="Times New Roman" w:cs="Times New Roman"/>
          <w:highlight w:val="lightGray"/>
          <w:rPrChange w:id="837" w:author="Eliza Peterson" w:date="2019-02-06T16:07:00Z">
            <w:rPr>
              <w:rFonts w:ascii="Times New Roman" w:hAnsi="Times New Roman" w:cs="Times New Roman"/>
            </w:rPr>
          </w:rPrChange>
        </w:rPr>
        <w:t>Consistent with the predict</w:t>
      </w:r>
      <w:r w:rsidR="007540E2" w:rsidRPr="00F02401">
        <w:rPr>
          <w:rFonts w:ascii="Times New Roman" w:hAnsi="Times New Roman" w:cs="Times New Roman"/>
          <w:highlight w:val="lightGray"/>
          <w:rPrChange w:id="838" w:author="Eliza Peterson" w:date="2019-02-06T16:07:00Z">
            <w:rPr>
              <w:rFonts w:ascii="Times New Roman" w:hAnsi="Times New Roman" w:cs="Times New Roman"/>
            </w:rPr>
          </w:rPrChange>
        </w:rPr>
        <w:t>ed active metabolism of stage I</w:t>
      </w:r>
      <w:r w:rsidR="00F0642C" w:rsidRPr="00F02401">
        <w:rPr>
          <w:rFonts w:ascii="Times New Roman" w:hAnsi="Times New Roman" w:cs="Times New Roman"/>
          <w:highlight w:val="lightGray"/>
          <w:rPrChange w:id="839" w:author="Eliza Peterson" w:date="2019-02-06T16:07:00Z">
            <w:rPr>
              <w:rFonts w:ascii="Times New Roman" w:hAnsi="Times New Roman" w:cs="Times New Roman"/>
            </w:rPr>
          </w:rPrChange>
        </w:rPr>
        <w:t xml:space="preserve"> hypoxia, </w:t>
      </w:r>
      <w:r w:rsidR="007540E2" w:rsidRPr="00F02401">
        <w:rPr>
          <w:rFonts w:ascii="Times New Roman" w:hAnsi="Times New Roman" w:cs="Times New Roman"/>
          <w:highlight w:val="lightGray"/>
          <w:rPrChange w:id="840" w:author="Eliza Peterson" w:date="2019-02-06T16:07:00Z">
            <w:rPr>
              <w:rFonts w:ascii="Times New Roman" w:hAnsi="Times New Roman" w:cs="Times New Roman"/>
            </w:rPr>
          </w:rPrChange>
        </w:rPr>
        <w:t xml:space="preserve">we observed </w:t>
      </w:r>
      <w:r w:rsidR="00F0642C" w:rsidRPr="00F02401">
        <w:rPr>
          <w:rFonts w:ascii="Times New Roman" w:hAnsi="Times New Roman" w:cs="Times New Roman"/>
          <w:highlight w:val="lightGray"/>
          <w:rPrChange w:id="841" w:author="Eliza Peterson" w:date="2019-02-06T16:07:00Z">
            <w:rPr>
              <w:rFonts w:ascii="Times New Roman" w:hAnsi="Times New Roman" w:cs="Times New Roman"/>
            </w:rPr>
          </w:rPrChange>
        </w:rPr>
        <w:t>MTB cultures continued to grow for 40 hours after DO dropped to 0% (</w:t>
      </w:r>
      <w:r w:rsidR="00F0642C" w:rsidRPr="00F02401">
        <w:rPr>
          <w:rFonts w:ascii="Times New Roman" w:hAnsi="Times New Roman" w:cs="Times New Roman"/>
          <w:b/>
          <w:highlight w:val="lightGray"/>
          <w:rPrChange w:id="842" w:author="Eliza Peterson" w:date="2019-02-06T16:07:00Z">
            <w:rPr>
              <w:rFonts w:ascii="Times New Roman" w:hAnsi="Times New Roman" w:cs="Times New Roman"/>
              <w:b/>
            </w:rPr>
          </w:rPrChange>
        </w:rPr>
        <w:t>Fig S1</w:t>
      </w:r>
      <w:r w:rsidR="00F0642C" w:rsidRPr="00F02401">
        <w:rPr>
          <w:rFonts w:ascii="Times New Roman" w:hAnsi="Times New Roman" w:cs="Times New Roman"/>
          <w:highlight w:val="lightGray"/>
          <w:rPrChange w:id="843" w:author="Eliza Peterson" w:date="2019-02-06T16:07:00Z">
            <w:rPr>
              <w:rFonts w:ascii="Times New Roman" w:hAnsi="Times New Roman" w:cs="Times New Roman"/>
            </w:rPr>
          </w:rPrChange>
        </w:rPr>
        <w:t xml:space="preserve">).  </w:t>
      </w:r>
      <w:r w:rsidR="00D642B5" w:rsidRPr="00F02401">
        <w:rPr>
          <w:rFonts w:ascii="Times New Roman" w:hAnsi="Times New Roman" w:cs="Times New Roman"/>
          <w:highlight w:val="lightGray"/>
          <w:rPrChange w:id="844" w:author="Eliza Peterson" w:date="2019-02-06T16:07:00Z">
            <w:rPr>
              <w:rFonts w:ascii="Times New Roman" w:hAnsi="Times New Roman" w:cs="Times New Roman"/>
            </w:rPr>
          </w:rPrChange>
        </w:rPr>
        <w:t>Given this, we suspect that</w:t>
      </w:r>
      <w:r w:rsidR="009B1800" w:rsidRPr="00F02401">
        <w:rPr>
          <w:rFonts w:ascii="Times New Roman" w:hAnsi="Times New Roman" w:cs="Times New Roman"/>
          <w:highlight w:val="lightGray"/>
          <w:rPrChange w:id="845" w:author="Eliza Peterson" w:date="2019-02-06T16:07:00Z">
            <w:rPr>
              <w:rFonts w:ascii="Times New Roman" w:hAnsi="Times New Roman" w:cs="Times New Roman"/>
            </w:rPr>
          </w:rPrChange>
        </w:rPr>
        <w:t xml:space="preserve"> </w:t>
      </w:r>
      <w:r w:rsidR="00F0642C" w:rsidRPr="00F02401">
        <w:rPr>
          <w:rFonts w:ascii="Times New Roman" w:hAnsi="Times New Roman" w:cs="Times New Roman"/>
          <w:highlight w:val="lightGray"/>
          <w:rPrChange w:id="846" w:author="Eliza Peterson" w:date="2019-02-06T16:07:00Z">
            <w:rPr>
              <w:rFonts w:ascii="Times New Roman" w:hAnsi="Times New Roman" w:cs="Times New Roman"/>
            </w:rPr>
          </w:rPrChange>
        </w:rPr>
        <w:t xml:space="preserve">isoniazid and other drugs active against growing cells would be effective in killing </w:t>
      </w:r>
      <w:r w:rsidR="009B1800" w:rsidRPr="00F02401">
        <w:rPr>
          <w:rFonts w:ascii="Times New Roman" w:hAnsi="Times New Roman" w:cs="Times New Roman"/>
          <w:highlight w:val="lightGray"/>
          <w:rPrChange w:id="847" w:author="Eliza Peterson" w:date="2019-02-06T16:07:00Z">
            <w:rPr>
              <w:rFonts w:ascii="Times New Roman" w:hAnsi="Times New Roman" w:cs="Times New Roman"/>
            </w:rPr>
          </w:rPrChange>
        </w:rPr>
        <w:t>MTB</w:t>
      </w:r>
      <w:r w:rsidR="00D642B5" w:rsidRPr="00F02401">
        <w:rPr>
          <w:rFonts w:ascii="Times New Roman" w:hAnsi="Times New Roman" w:cs="Times New Roman"/>
          <w:highlight w:val="lightGray"/>
          <w:rPrChange w:id="848" w:author="Eliza Peterson" w:date="2019-02-06T16:07:00Z">
            <w:rPr>
              <w:rFonts w:ascii="Times New Roman" w:hAnsi="Times New Roman" w:cs="Times New Roman"/>
            </w:rPr>
          </w:rPrChange>
        </w:rPr>
        <w:t xml:space="preserve"> in stage I hypoxia</w:t>
      </w:r>
      <w:r w:rsidR="00485037" w:rsidRPr="00F02401">
        <w:rPr>
          <w:rFonts w:ascii="Times New Roman" w:hAnsi="Times New Roman" w:cs="Times New Roman"/>
          <w:highlight w:val="lightGray"/>
          <w:rPrChange w:id="849" w:author="Eliza Peterson" w:date="2019-02-06T16:07:00Z">
            <w:rPr>
              <w:rFonts w:ascii="Times New Roman" w:hAnsi="Times New Roman" w:cs="Times New Roman"/>
            </w:rPr>
          </w:rPrChange>
        </w:rPr>
        <w:t>, but not in stage II hypoxia</w:t>
      </w:r>
      <w:r w:rsidR="00D642B5" w:rsidRPr="00F02401">
        <w:rPr>
          <w:rFonts w:ascii="Times New Roman" w:hAnsi="Times New Roman" w:cs="Times New Roman"/>
          <w:highlight w:val="lightGray"/>
          <w:rPrChange w:id="850" w:author="Eliza Peterson" w:date="2019-02-06T16:07:00Z">
            <w:rPr>
              <w:rFonts w:ascii="Times New Roman" w:hAnsi="Times New Roman" w:cs="Times New Roman"/>
            </w:rPr>
          </w:rPrChange>
        </w:rPr>
        <w:t xml:space="preserve"> Therefore, blocking the TF cascade that comprises the time-delay element in the I-FFL could potentially </w:t>
      </w:r>
      <w:r w:rsidR="0024530F" w:rsidRPr="00F02401">
        <w:rPr>
          <w:rFonts w:ascii="Times New Roman" w:hAnsi="Times New Roman" w:cs="Times New Roman"/>
          <w:highlight w:val="lightGray"/>
          <w:rPrChange w:id="851" w:author="Eliza Peterson" w:date="2019-02-06T16:07:00Z">
            <w:rPr>
              <w:rFonts w:ascii="Times New Roman" w:hAnsi="Times New Roman" w:cs="Times New Roman"/>
            </w:rPr>
          </w:rPrChange>
        </w:rPr>
        <w:t>push (or keep)</w:t>
      </w:r>
      <w:r w:rsidR="009B1800" w:rsidRPr="00F02401">
        <w:rPr>
          <w:rFonts w:ascii="Times New Roman" w:hAnsi="Times New Roman" w:cs="Times New Roman"/>
          <w:highlight w:val="lightGray"/>
          <w:rPrChange w:id="852" w:author="Eliza Peterson" w:date="2019-02-06T16:07:00Z">
            <w:rPr>
              <w:rFonts w:ascii="Times New Roman" w:hAnsi="Times New Roman" w:cs="Times New Roman"/>
            </w:rPr>
          </w:rPrChange>
        </w:rPr>
        <w:t xml:space="preserve"> MTB in stage I hypoxia and susceptible to TB treatment</w:t>
      </w:r>
      <w:r w:rsidR="00D642B5" w:rsidRPr="00F02401">
        <w:rPr>
          <w:rFonts w:ascii="Times New Roman" w:hAnsi="Times New Roman" w:cs="Times New Roman"/>
          <w:highlight w:val="lightGray"/>
          <w:rPrChange w:id="853" w:author="Eliza Peterson" w:date="2019-02-06T16:07:00Z">
            <w:rPr>
              <w:rFonts w:ascii="Times New Roman" w:hAnsi="Times New Roman" w:cs="Times New Roman"/>
            </w:rPr>
          </w:rPrChange>
        </w:rPr>
        <w:t>.</w:t>
      </w:r>
      <w:r w:rsidR="00AB0D1A" w:rsidRPr="00F02401">
        <w:rPr>
          <w:rFonts w:ascii="Times New Roman" w:hAnsi="Times New Roman" w:cs="Times New Roman"/>
          <w:highlight w:val="lightGray"/>
          <w:rPrChange w:id="854" w:author="Eliza Peterson" w:date="2019-02-06T16:07:00Z">
            <w:rPr>
              <w:rFonts w:ascii="Times New Roman" w:hAnsi="Times New Roman" w:cs="Times New Roman"/>
            </w:rPr>
          </w:rPrChange>
        </w:rPr>
        <w:t xml:space="preserve"> Inhibiting TFs in this cascade could potentiate the activity of isoniazid by blocking the circuit that </w:t>
      </w:r>
      <w:r w:rsidR="00D5405B" w:rsidRPr="00F02401">
        <w:rPr>
          <w:rFonts w:ascii="Times New Roman" w:hAnsi="Times New Roman" w:cs="Times New Roman"/>
          <w:highlight w:val="lightGray"/>
          <w:rPrChange w:id="855" w:author="Eliza Peterson" w:date="2019-02-06T16:07:00Z">
            <w:rPr>
              <w:rFonts w:ascii="Times New Roman" w:hAnsi="Times New Roman" w:cs="Times New Roman"/>
            </w:rPr>
          </w:rPrChange>
        </w:rPr>
        <w:t>expresses</w:t>
      </w:r>
      <w:r w:rsidR="00AB0D1A" w:rsidRPr="00F02401">
        <w:rPr>
          <w:rFonts w:ascii="Times New Roman" w:hAnsi="Times New Roman" w:cs="Times New Roman"/>
          <w:highlight w:val="lightGray"/>
          <w:rPrChange w:id="856" w:author="Eliza Peterson" w:date="2019-02-06T16:07:00Z">
            <w:rPr>
              <w:rFonts w:ascii="Times New Roman" w:hAnsi="Times New Roman" w:cs="Times New Roman"/>
            </w:rPr>
          </w:rPrChange>
        </w:rPr>
        <w:t xml:space="preserve"> stage II hypoxia genes. However, </w:t>
      </w:r>
      <w:r w:rsidR="008A77D8" w:rsidRPr="00F02401">
        <w:rPr>
          <w:rFonts w:ascii="Times New Roman" w:hAnsi="Times New Roman" w:cs="Times New Roman"/>
          <w:highlight w:val="lightGray"/>
          <w:rPrChange w:id="857" w:author="Eliza Peterson" w:date="2019-02-06T16:07:00Z">
            <w:rPr>
              <w:rFonts w:ascii="Times New Roman" w:hAnsi="Times New Roman" w:cs="Times New Roman"/>
            </w:rPr>
          </w:rPrChange>
        </w:rPr>
        <w:t>several studies have</w:t>
      </w:r>
      <w:r w:rsidR="00AB0D1A" w:rsidRPr="00F02401">
        <w:rPr>
          <w:rFonts w:ascii="Times New Roman" w:hAnsi="Times New Roman" w:cs="Times New Roman"/>
          <w:highlight w:val="lightGray"/>
          <w:rPrChange w:id="858" w:author="Eliza Peterson" w:date="2019-02-06T16:07:00Z">
            <w:rPr>
              <w:rFonts w:ascii="Times New Roman" w:hAnsi="Times New Roman" w:cs="Times New Roman"/>
            </w:rPr>
          </w:rPrChange>
        </w:rPr>
        <w:t xml:space="preserve"> shown that TF perturbation can still </w:t>
      </w:r>
      <w:r w:rsidR="008A77D8" w:rsidRPr="00F02401">
        <w:rPr>
          <w:rFonts w:ascii="Times New Roman" w:hAnsi="Times New Roman" w:cs="Times New Roman"/>
          <w:highlight w:val="lightGray"/>
          <w:rPrChange w:id="859" w:author="Eliza Peterson" w:date="2019-02-06T16:07:00Z">
            <w:rPr>
              <w:rFonts w:ascii="Times New Roman" w:hAnsi="Times New Roman" w:cs="Times New Roman"/>
            </w:rPr>
          </w:rPrChange>
        </w:rPr>
        <w:t xml:space="preserve">result in the expression of </w:t>
      </w:r>
      <w:r w:rsidR="00AB0D1A" w:rsidRPr="00F02401">
        <w:rPr>
          <w:rFonts w:ascii="Times New Roman" w:hAnsi="Times New Roman" w:cs="Times New Roman"/>
          <w:highlight w:val="lightGray"/>
          <w:rPrChange w:id="860" w:author="Eliza Peterson" w:date="2019-02-06T16:07:00Z">
            <w:rPr>
              <w:rFonts w:ascii="Times New Roman" w:hAnsi="Times New Roman" w:cs="Times New Roman"/>
            </w:rPr>
          </w:rPrChange>
        </w:rPr>
        <w:t>target gene</w:t>
      </w:r>
      <w:r w:rsidR="0024530F" w:rsidRPr="00F02401">
        <w:rPr>
          <w:rFonts w:ascii="Times New Roman" w:hAnsi="Times New Roman" w:cs="Times New Roman"/>
          <w:highlight w:val="lightGray"/>
          <w:rPrChange w:id="861" w:author="Eliza Peterson" w:date="2019-02-06T16:07:00Z">
            <w:rPr>
              <w:rFonts w:ascii="Times New Roman" w:hAnsi="Times New Roman" w:cs="Times New Roman"/>
            </w:rPr>
          </w:rPrChange>
        </w:rPr>
        <w:t>s</w:t>
      </w:r>
      <w:r w:rsidR="008A77D8" w:rsidRPr="00F02401">
        <w:rPr>
          <w:rFonts w:ascii="Times New Roman" w:hAnsi="Times New Roman" w:cs="Times New Roman"/>
          <w:highlight w:val="lightGray"/>
          <w:rPrChange w:id="862" w:author="Eliza Peterson" w:date="2019-02-06T16:07:00Z">
            <w:rPr>
              <w:rFonts w:ascii="Times New Roman" w:hAnsi="Times New Roman" w:cs="Times New Roman"/>
            </w:rPr>
          </w:rPrChange>
        </w:rPr>
        <w:t xml:space="preserve"> </w:t>
      </w:r>
      <w:r w:rsidR="00276310" w:rsidRPr="00F02401">
        <w:rPr>
          <w:rFonts w:ascii="Times New Roman" w:hAnsi="Times New Roman" w:cs="Times New Roman"/>
          <w:highlight w:val="lightGray"/>
          <w:rPrChange w:id="863" w:author="Eliza Peterson" w:date="2019-02-06T16:07:00Z">
            <w:rPr>
              <w:rFonts w:ascii="Times New Roman" w:hAnsi="Times New Roman" w:cs="Times New Roman"/>
            </w:rPr>
          </w:rPrChange>
        </w:rPr>
        <w:t>via</w:t>
      </w:r>
      <w:r w:rsidR="008A77D8" w:rsidRPr="00F02401">
        <w:rPr>
          <w:rFonts w:ascii="Times New Roman" w:hAnsi="Times New Roman" w:cs="Times New Roman"/>
          <w:highlight w:val="lightGray"/>
          <w:rPrChange w:id="864" w:author="Eliza Peterson" w:date="2019-02-06T16:07:00Z">
            <w:rPr>
              <w:rFonts w:ascii="Times New Roman" w:hAnsi="Times New Roman" w:cs="Times New Roman"/>
            </w:rPr>
          </w:rPrChange>
        </w:rPr>
        <w:t xml:space="preserve"> cooperative</w:t>
      </w:r>
      <w:r w:rsidR="00AB0D1A" w:rsidRPr="00F02401">
        <w:rPr>
          <w:rFonts w:ascii="Times New Roman" w:hAnsi="Times New Roman" w:cs="Times New Roman"/>
          <w:highlight w:val="lightGray"/>
          <w:rPrChange w:id="865" w:author="Eliza Peterson" w:date="2019-02-06T16:07:00Z">
            <w:rPr>
              <w:rFonts w:ascii="Times New Roman" w:hAnsi="Times New Roman" w:cs="Times New Roman"/>
            </w:rPr>
          </w:rPrChange>
        </w:rPr>
        <w:t xml:space="preserve"> TF</w:t>
      </w:r>
      <w:r w:rsidR="008A77D8" w:rsidRPr="00F02401">
        <w:rPr>
          <w:rFonts w:ascii="Times New Roman" w:hAnsi="Times New Roman" w:cs="Times New Roman"/>
          <w:highlight w:val="lightGray"/>
          <w:rPrChange w:id="866" w:author="Eliza Peterson" w:date="2019-02-06T16:07:00Z">
            <w:rPr>
              <w:rFonts w:ascii="Times New Roman" w:hAnsi="Times New Roman" w:cs="Times New Roman"/>
            </w:rPr>
          </w:rPrChange>
        </w:rPr>
        <w:t>s that recognize</w:t>
      </w:r>
      <w:r w:rsidR="00AB0D1A" w:rsidRPr="00F02401">
        <w:rPr>
          <w:rFonts w:ascii="Times New Roman" w:hAnsi="Times New Roman" w:cs="Times New Roman"/>
          <w:highlight w:val="lightGray"/>
          <w:rPrChange w:id="867" w:author="Eliza Peterson" w:date="2019-02-06T16:07:00Z">
            <w:rPr>
              <w:rFonts w:ascii="Times New Roman" w:hAnsi="Times New Roman" w:cs="Times New Roman"/>
            </w:rPr>
          </w:rPrChange>
        </w:rPr>
        <w:t xml:space="preserve"> similar DNA binding site</w:t>
      </w:r>
      <w:r w:rsidR="008A77D8" w:rsidRPr="00F02401">
        <w:rPr>
          <w:rFonts w:ascii="Times New Roman" w:hAnsi="Times New Roman" w:cs="Times New Roman"/>
          <w:highlight w:val="lightGray"/>
          <w:rPrChange w:id="868" w:author="Eliza Peterson" w:date="2019-02-06T16:07:00Z">
            <w:rPr>
              <w:rFonts w:ascii="Times New Roman" w:hAnsi="Times New Roman" w:cs="Times New Roman"/>
            </w:rPr>
          </w:rPrChange>
        </w:rPr>
        <w:t>s</w:t>
      </w:r>
      <w:r w:rsidR="008A77D8" w:rsidRPr="00F02401">
        <w:rPr>
          <w:rFonts w:ascii="Times New Roman" w:hAnsi="Times New Roman" w:cs="Times New Roman"/>
          <w:highlight w:val="lightGray"/>
          <w:rPrChange w:id="869" w:author="Eliza Peterson" w:date="2019-02-06T16:07:00Z">
            <w:rPr>
              <w:rFonts w:ascii="Times New Roman" w:hAnsi="Times New Roman" w:cs="Times New Roman"/>
            </w:rPr>
          </w:rPrChange>
        </w:rPr>
        <w:fldChar w:fldCharType="begin">
          <w:fldData xml:space="preserve">PEVuZE5vdGU+PENpdGU+PEF1dGhvcj5Ib3JhazwvQXV0aG9yPjxZZWFyPjIwMDI8L1llYXI+PFJl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</w:fldData>
        </w:fldChar>
      </w:r>
      <w:r w:rsidR="00F75662" w:rsidRPr="00F02401">
        <w:rPr>
          <w:rFonts w:ascii="Times New Roman" w:hAnsi="Times New Roman" w:cs="Times New Roman"/>
          <w:highlight w:val="lightGray"/>
          <w:rPrChange w:id="870" w:author="Eliza Peterson" w:date="2019-02-06T16:07:00Z">
            <w:rPr>
              <w:rFonts w:ascii="Times New Roman" w:hAnsi="Times New Roman" w:cs="Times New Roman"/>
            </w:rPr>
          </w:rPrChange>
        </w:rPr>
        <w:instrText xml:space="preserve"> ADDIN EN.CITE </w:instrText>
      </w:r>
      <w:r w:rsidR="00F75662" w:rsidRPr="00F02401">
        <w:rPr>
          <w:rFonts w:ascii="Times New Roman" w:hAnsi="Times New Roman" w:cs="Times New Roman"/>
          <w:highlight w:val="lightGray"/>
          <w:rPrChange w:id="871" w:author="Eliza Peterson" w:date="2019-02-06T16:07:00Z">
            <w:rPr>
              <w:rFonts w:ascii="Times New Roman" w:hAnsi="Times New Roman" w:cs="Times New Roman"/>
            </w:rPr>
          </w:rPrChange>
        </w:rPr>
        <w:fldChar w:fldCharType="begin">
          <w:fldData xml:space="preserve">PEVuZE5vdGU+PENpdGU+PEF1dGhvcj5Ib3JhazwvQXV0aG9yPjxZZWFyPjIwMDI8L1llYXI+PFJl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</w:fldData>
        </w:fldChar>
      </w:r>
      <w:r w:rsidR="00F75662" w:rsidRPr="00F02401">
        <w:rPr>
          <w:rFonts w:ascii="Times New Roman" w:hAnsi="Times New Roman" w:cs="Times New Roman"/>
          <w:highlight w:val="lightGray"/>
          <w:rPrChange w:id="872" w:author="Eliza Peterson" w:date="2019-02-06T16:07:00Z">
            <w:rPr>
              <w:rFonts w:ascii="Times New Roman" w:hAnsi="Times New Roman" w:cs="Times New Roman"/>
            </w:rPr>
          </w:rPrChange>
        </w:rPr>
        <w:instrText xml:space="preserve"> ADDIN EN.CITE.DATA </w:instrText>
      </w:r>
      <w:r w:rsidR="00F75662" w:rsidRPr="00F02401">
        <w:rPr>
          <w:rFonts w:ascii="Times New Roman" w:hAnsi="Times New Roman" w:cs="Times New Roman"/>
          <w:highlight w:val="lightGray"/>
          <w:rPrChange w:id="873" w:author="Eliza Peterson" w:date="2019-02-06T16:07:00Z">
            <w:rPr>
              <w:rFonts w:ascii="Times New Roman" w:hAnsi="Times New Roman" w:cs="Times New Roman"/>
            </w:rPr>
          </w:rPrChange>
        </w:rPr>
      </w:r>
      <w:r w:rsidR="00F75662" w:rsidRPr="00F02401">
        <w:rPr>
          <w:rFonts w:ascii="Times New Roman" w:hAnsi="Times New Roman" w:cs="Times New Roman"/>
          <w:highlight w:val="lightGray"/>
          <w:rPrChange w:id="874" w:author="Eliza Peterson" w:date="2019-02-06T16:07:00Z">
            <w:rPr>
              <w:rFonts w:ascii="Times New Roman" w:hAnsi="Times New Roman" w:cs="Times New Roman"/>
            </w:rPr>
          </w:rPrChange>
        </w:rPr>
        <w:fldChar w:fldCharType="end"/>
      </w:r>
      <w:r w:rsidR="008A77D8" w:rsidRPr="00F02401">
        <w:rPr>
          <w:rFonts w:ascii="Times New Roman" w:hAnsi="Times New Roman" w:cs="Times New Roman"/>
          <w:highlight w:val="lightGray"/>
          <w:rPrChange w:id="875" w:author="Eliza Peterson" w:date="2019-02-06T16:07:00Z">
            <w:rPr>
              <w:rFonts w:ascii="Times New Roman" w:hAnsi="Times New Roman" w:cs="Times New Roman"/>
            </w:rPr>
          </w:rPrChange>
        </w:rPr>
        <w:fldChar w:fldCharType="separate"/>
      </w:r>
      <w:r w:rsidR="00F75662" w:rsidRPr="00F02401">
        <w:rPr>
          <w:rFonts w:ascii="Times New Roman" w:hAnsi="Times New Roman" w:cs="Times New Roman"/>
          <w:noProof/>
          <w:highlight w:val="lightGray"/>
          <w:vertAlign w:val="superscript"/>
          <w:rPrChange w:id="876" w:author="Eliza Peterson" w:date="2019-02-06T16:07:00Z">
            <w:rPr>
              <w:rFonts w:ascii="Times New Roman" w:hAnsi="Times New Roman" w:cs="Times New Roman"/>
              <w:noProof/>
              <w:vertAlign w:val="superscript"/>
            </w:rPr>
          </w:rPrChange>
        </w:rPr>
        <w:t>31-34</w:t>
      </w:r>
      <w:r w:rsidR="008A77D8" w:rsidRPr="00F02401">
        <w:rPr>
          <w:rFonts w:ascii="Times New Roman" w:hAnsi="Times New Roman" w:cs="Times New Roman"/>
          <w:highlight w:val="lightGray"/>
          <w:rPrChange w:id="877" w:author="Eliza Peterson" w:date="2019-02-06T16:07:00Z">
            <w:rPr>
              <w:rFonts w:ascii="Times New Roman" w:hAnsi="Times New Roman" w:cs="Times New Roman"/>
            </w:rPr>
          </w:rPrChange>
        </w:rPr>
        <w:fldChar w:fldCharType="end"/>
      </w:r>
      <w:r w:rsidR="00AB0D1A" w:rsidRPr="00F02401">
        <w:rPr>
          <w:rFonts w:ascii="Times New Roman" w:hAnsi="Times New Roman" w:cs="Times New Roman"/>
          <w:highlight w:val="lightGray"/>
          <w:rPrChange w:id="878" w:author="Eliza Peterson" w:date="2019-02-06T16:07:00Z">
            <w:rPr>
              <w:rFonts w:ascii="Times New Roman" w:hAnsi="Times New Roman" w:cs="Times New Roman"/>
            </w:rPr>
          </w:rPrChange>
        </w:rPr>
        <w:t>.</w:t>
      </w:r>
      <w:r w:rsidR="0024530F" w:rsidRPr="00F02401">
        <w:rPr>
          <w:rFonts w:ascii="Times New Roman" w:hAnsi="Times New Roman" w:cs="Times New Roman"/>
          <w:highlight w:val="lightGray"/>
          <w:rPrChange w:id="879" w:author="Eliza Peterson" w:date="2019-02-06T16:07:00Z">
            <w:rPr>
              <w:rFonts w:ascii="Times New Roman" w:hAnsi="Times New Roman" w:cs="Times New Roman"/>
            </w:rPr>
          </w:rPrChange>
        </w:rPr>
        <w:t xml:space="preserve"> </w:t>
      </w:r>
      <w:r w:rsidR="004B0350" w:rsidRPr="00F02401">
        <w:rPr>
          <w:rFonts w:ascii="Times New Roman" w:hAnsi="Times New Roman" w:cs="Times New Roman"/>
          <w:highlight w:val="lightGray"/>
          <w:rPrChange w:id="880" w:author="Eliza Peterson" w:date="2019-02-06T16:07:00Z">
            <w:rPr>
              <w:rFonts w:ascii="Times New Roman" w:hAnsi="Times New Roman" w:cs="Times New Roman"/>
            </w:rPr>
          </w:rPrChange>
        </w:rPr>
        <w:t>In contrast</w:t>
      </w:r>
      <w:r w:rsidR="001F19B3" w:rsidRPr="00F02401">
        <w:rPr>
          <w:rFonts w:ascii="Times New Roman" w:hAnsi="Times New Roman" w:cs="Times New Roman"/>
          <w:highlight w:val="lightGray"/>
          <w:rPrChange w:id="881" w:author="Eliza Peterson" w:date="2019-02-06T16:07:00Z">
            <w:rPr>
              <w:rFonts w:ascii="Times New Roman" w:hAnsi="Times New Roman" w:cs="Times New Roman"/>
            </w:rPr>
          </w:rPrChange>
        </w:rPr>
        <w:t xml:space="preserve">, </w:t>
      </w:r>
      <w:r w:rsidR="004B0350" w:rsidRPr="00F02401">
        <w:rPr>
          <w:rFonts w:ascii="Times New Roman" w:hAnsi="Times New Roman" w:cs="Times New Roman"/>
          <w:highlight w:val="lightGray"/>
          <w:rPrChange w:id="882" w:author="Eliza Peterson" w:date="2019-02-06T16:07:00Z">
            <w:rPr>
              <w:rFonts w:ascii="Times New Roman" w:hAnsi="Times New Roman" w:cs="Times New Roman"/>
            </w:rPr>
          </w:rPrChange>
        </w:rPr>
        <w:t>some</w:t>
      </w:r>
      <w:r w:rsidR="001F19B3" w:rsidRPr="00F02401">
        <w:rPr>
          <w:rFonts w:ascii="Times New Roman" w:hAnsi="Times New Roman" w:cs="Times New Roman"/>
          <w:highlight w:val="lightGray"/>
          <w:rPrChange w:id="883" w:author="Eliza Peterson" w:date="2019-02-06T16:07:00Z">
            <w:rPr>
              <w:rFonts w:ascii="Times New Roman" w:hAnsi="Times New Roman" w:cs="Times New Roman"/>
            </w:rPr>
          </w:rPrChange>
        </w:rPr>
        <w:t xml:space="preserve"> </w:t>
      </w:r>
      <w:r w:rsidR="0024530F" w:rsidRPr="00F02401">
        <w:rPr>
          <w:rFonts w:ascii="Times New Roman" w:hAnsi="Times New Roman" w:cs="Times New Roman"/>
          <w:highlight w:val="lightGray"/>
          <w:rPrChange w:id="884" w:author="Eliza Peterson" w:date="2019-02-06T16:07:00Z">
            <w:rPr>
              <w:rFonts w:ascii="Times New Roman" w:hAnsi="Times New Roman" w:cs="Times New Roman"/>
            </w:rPr>
          </w:rPrChange>
        </w:rPr>
        <w:t>transcriptional programs</w:t>
      </w:r>
      <w:r w:rsidR="008B5778" w:rsidRPr="00F02401">
        <w:rPr>
          <w:rFonts w:ascii="Times New Roman" w:hAnsi="Times New Roman" w:cs="Times New Roman"/>
          <w:highlight w:val="lightGray"/>
          <w:rPrChange w:id="885" w:author="Eliza Peterson" w:date="2019-02-06T16:07:00Z">
            <w:rPr>
              <w:rFonts w:ascii="Times New Roman" w:hAnsi="Times New Roman" w:cs="Times New Roman"/>
            </w:rPr>
          </w:rPrChange>
        </w:rPr>
        <w:t xml:space="preserve"> lack redundancy in TF activity and are therefore</w:t>
      </w:r>
      <w:r w:rsidR="0024530F" w:rsidRPr="00F02401">
        <w:rPr>
          <w:rFonts w:ascii="Times New Roman" w:hAnsi="Times New Roman" w:cs="Times New Roman"/>
          <w:highlight w:val="lightGray"/>
          <w:rPrChange w:id="886" w:author="Eliza Peterson" w:date="2019-02-06T16:07:00Z">
            <w:rPr>
              <w:rFonts w:ascii="Times New Roman" w:hAnsi="Times New Roman" w:cs="Times New Roman"/>
            </w:rPr>
          </w:rPrChange>
        </w:rPr>
        <w:t xml:space="preserve"> </w:t>
      </w:r>
      <w:r w:rsidR="001F19B3" w:rsidRPr="00F02401">
        <w:rPr>
          <w:rFonts w:ascii="Times New Roman" w:hAnsi="Times New Roman" w:cs="Times New Roman"/>
          <w:highlight w:val="lightGray"/>
          <w:rPrChange w:id="887" w:author="Eliza Peterson" w:date="2019-02-06T16:07:00Z">
            <w:rPr>
              <w:rFonts w:ascii="Times New Roman" w:hAnsi="Times New Roman" w:cs="Times New Roman"/>
            </w:rPr>
          </w:rPrChange>
        </w:rPr>
        <w:t xml:space="preserve">‘fragile’ </w:t>
      </w:r>
      <w:r w:rsidR="008B5778" w:rsidRPr="00F02401">
        <w:rPr>
          <w:rFonts w:ascii="Times New Roman" w:hAnsi="Times New Roman" w:cs="Times New Roman"/>
          <w:highlight w:val="lightGray"/>
          <w:rPrChange w:id="888" w:author="Eliza Peterson" w:date="2019-02-06T16:07:00Z">
            <w:rPr>
              <w:rFonts w:ascii="Times New Roman" w:hAnsi="Times New Roman" w:cs="Times New Roman"/>
            </w:rPr>
          </w:rPrChange>
        </w:rPr>
        <w:t>to perturbation</w:t>
      </w:r>
      <w:r w:rsidR="00276310" w:rsidRPr="00F02401">
        <w:rPr>
          <w:rFonts w:ascii="Times New Roman" w:hAnsi="Times New Roman" w:cs="Times New Roman"/>
          <w:highlight w:val="lightGray"/>
          <w:rPrChange w:id="889" w:author="Eliza Peterson" w:date="2019-02-06T16:07:00Z">
            <w:rPr>
              <w:rFonts w:ascii="Times New Roman" w:hAnsi="Times New Roman" w:cs="Times New Roman"/>
            </w:rPr>
          </w:rPrChange>
        </w:rPr>
        <w:t xml:space="preserve">. </w:t>
      </w:r>
      <w:r w:rsidR="004E64D7" w:rsidRPr="00F02401">
        <w:rPr>
          <w:rFonts w:ascii="Times New Roman" w:hAnsi="Times New Roman" w:cs="Times New Roman"/>
          <w:highlight w:val="lightGray"/>
          <w:rPrChange w:id="890" w:author="Eliza Peterson" w:date="2019-02-06T16:07:00Z">
            <w:rPr>
              <w:rFonts w:ascii="Times New Roman" w:hAnsi="Times New Roman" w:cs="Times New Roman"/>
            </w:rPr>
          </w:rPrChange>
        </w:rPr>
        <w:t>W</w:t>
      </w:r>
      <w:r w:rsidR="0024530F" w:rsidRPr="00F02401">
        <w:rPr>
          <w:rFonts w:ascii="Times New Roman" w:hAnsi="Times New Roman" w:cs="Times New Roman"/>
          <w:highlight w:val="lightGray"/>
          <w:rPrChange w:id="891" w:author="Eliza Peterson" w:date="2019-02-06T16:07:00Z">
            <w:rPr>
              <w:rFonts w:ascii="Times New Roman" w:hAnsi="Times New Roman" w:cs="Times New Roman"/>
            </w:rPr>
          </w:rPrChange>
        </w:rPr>
        <w:t xml:space="preserve">e </w:t>
      </w:r>
      <w:r w:rsidR="001F19B3" w:rsidRPr="00F02401">
        <w:rPr>
          <w:rFonts w:ascii="Times New Roman" w:hAnsi="Times New Roman" w:cs="Times New Roman"/>
          <w:highlight w:val="lightGray"/>
          <w:rPrChange w:id="892" w:author="Eliza Peterson" w:date="2019-02-06T16:07:00Z">
            <w:rPr>
              <w:rFonts w:ascii="Times New Roman" w:hAnsi="Times New Roman" w:cs="Times New Roman"/>
            </w:rPr>
          </w:rPrChange>
        </w:rPr>
        <w:t xml:space="preserve">measured the fragility score of all TF-gene interactions </w:t>
      </w:r>
      <w:r w:rsidR="008F49EE" w:rsidRPr="00F02401">
        <w:rPr>
          <w:rFonts w:ascii="Times New Roman" w:hAnsi="Times New Roman" w:cs="Times New Roman"/>
          <w:highlight w:val="lightGray"/>
          <w:rPrChange w:id="893" w:author="Eliza Peterson" w:date="2019-02-06T16:07:00Z">
            <w:rPr>
              <w:rFonts w:ascii="Times New Roman" w:hAnsi="Times New Roman" w:cs="Times New Roman"/>
            </w:rPr>
          </w:rPrChange>
        </w:rPr>
        <w:t xml:space="preserve">from the </w:t>
      </w:r>
      <w:proofErr w:type="spellStart"/>
      <w:r w:rsidR="008F49EE" w:rsidRPr="00F02401">
        <w:rPr>
          <w:rFonts w:ascii="Times New Roman" w:hAnsi="Times New Roman" w:cs="Times New Roman"/>
          <w:highlight w:val="lightGray"/>
          <w:rPrChange w:id="894" w:author="Eliza Peterson" w:date="2019-02-06T16:07:00Z">
            <w:rPr>
              <w:rFonts w:ascii="Times New Roman" w:hAnsi="Times New Roman" w:cs="Times New Roman"/>
            </w:rPr>
          </w:rPrChange>
        </w:rPr>
        <w:t>ChIP-seq</w:t>
      </w:r>
      <w:proofErr w:type="spellEnd"/>
      <w:r w:rsidR="008F49EE" w:rsidRPr="00F02401">
        <w:rPr>
          <w:rFonts w:ascii="Times New Roman" w:hAnsi="Times New Roman" w:cs="Times New Roman"/>
          <w:highlight w:val="lightGray"/>
          <w:rPrChange w:id="895" w:author="Eliza Peterson" w:date="2019-02-06T16:07:00Z">
            <w:rPr>
              <w:rFonts w:ascii="Times New Roman" w:hAnsi="Times New Roman" w:cs="Times New Roman"/>
            </w:rPr>
          </w:rPrChange>
        </w:rPr>
        <w:t xml:space="preserve"> network </w:t>
      </w:r>
      <w:r w:rsidR="00ED2101" w:rsidRPr="00F02401">
        <w:rPr>
          <w:rFonts w:ascii="Times New Roman" w:hAnsi="Times New Roman" w:cs="Times New Roman"/>
          <w:highlight w:val="lightGray"/>
          <w:rPrChange w:id="896" w:author="Eliza Peterson" w:date="2019-02-06T16:07:00Z">
            <w:rPr>
              <w:rFonts w:ascii="Times New Roman" w:hAnsi="Times New Roman" w:cs="Times New Roman"/>
            </w:rPr>
          </w:rPrChange>
        </w:rPr>
        <w:t xml:space="preserve">using an approach devised by </w:t>
      </w:r>
      <w:r w:rsidR="00276310" w:rsidRPr="00F02401">
        <w:rPr>
          <w:rFonts w:ascii="Times New Roman" w:hAnsi="Times New Roman" w:cs="Times New Roman"/>
          <w:highlight w:val="lightGray"/>
          <w:rPrChange w:id="897" w:author="Eliza Peterson" w:date="2019-02-06T16:07:00Z">
            <w:rPr>
              <w:rFonts w:ascii="Times New Roman" w:hAnsi="Times New Roman" w:cs="Times New Roman"/>
            </w:rPr>
          </w:rPrChange>
        </w:rPr>
        <w:t xml:space="preserve">Dai </w:t>
      </w:r>
      <w:r w:rsidR="00276310" w:rsidRPr="00F02401">
        <w:rPr>
          <w:rFonts w:ascii="Times New Roman" w:hAnsi="Times New Roman" w:cs="Times New Roman"/>
          <w:i/>
          <w:highlight w:val="lightGray"/>
          <w:rPrChange w:id="898" w:author="Eliza Peterson" w:date="2019-02-06T16:07:00Z">
            <w:rPr>
              <w:rFonts w:ascii="Times New Roman" w:hAnsi="Times New Roman" w:cs="Times New Roman"/>
              <w:i/>
            </w:rPr>
          </w:rPrChange>
        </w:rPr>
        <w:t>et al</w:t>
      </w:r>
      <w:r w:rsidR="00276310" w:rsidRPr="00F02401">
        <w:rPr>
          <w:rFonts w:ascii="Times New Roman" w:hAnsi="Times New Roman" w:cs="Times New Roman"/>
          <w:highlight w:val="lightGray"/>
          <w:rPrChange w:id="899" w:author="Eliza Peterson" w:date="2019-02-06T16:07:00Z">
            <w:rPr>
              <w:rFonts w:ascii="Times New Roman" w:hAnsi="Times New Roman" w:cs="Times New Roman"/>
            </w:rPr>
          </w:rPrChange>
        </w:rPr>
        <w:fldChar w:fldCharType="begin"/>
      </w:r>
      <w:r w:rsidR="00F75662" w:rsidRPr="00F02401">
        <w:rPr>
          <w:rFonts w:ascii="Times New Roman" w:hAnsi="Times New Roman" w:cs="Times New Roman"/>
          <w:highlight w:val="lightGray"/>
          <w:rPrChange w:id="900" w:author="Eliza Peterson" w:date="2019-02-06T16:07:00Z">
            <w:rPr>
              <w:rFonts w:ascii="Times New Roman" w:hAnsi="Times New Roman" w:cs="Times New Roman"/>
            </w:rPr>
          </w:rPrChange>
        </w:rPr>
        <w:instrText xml:space="preserve"> ADDIN EN.CITE &lt;EndNote&gt;&lt;Cite&gt;&lt;Author&gt;Dai&lt;/Author&gt;&lt;Year&gt;2009&lt;/Year&gt;&lt;RecNum&gt;1704&lt;/RecNum&gt;&lt;DisplayText&gt;&lt;style face="superscript"&gt;35&lt;/style&gt;&lt;/DisplayText&gt;&lt;record&gt;&lt;rec-number&gt;1704&lt;/rec-number&gt;&lt;foreign-keys&gt;&lt;key app="EN" db-id="d2r9zze949dxtjefpfqvxrwj9ax2atddseza" timestamp="1533930624"&gt;1704&lt;/key&gt;&lt;/foreign-keys&gt;&lt;ref-type name="Journal Article"&gt;17&lt;/ref-type&gt;&lt;contributors&gt;&lt;authors&gt;&lt;author&gt;Dai, Z.&lt;/author&gt;&lt;author&gt;Dai, X.&lt;/author&gt;&lt;author&gt;Xiang, Q.&lt;/author&gt;&lt;author&gt;Feng, J.&lt;/author&gt;&lt;/authors&gt;&lt;/contributors&gt;&lt;auth-address&gt;Electronic Department, Sun Yat-Sen University, Guangzhou, PR China. zhimdai@gmail.com&lt;/auth-address&gt;&lt;titles&gt;&lt;title&gt;Robustness of transcriptional regulatory program influences gene expression variability&lt;/title&gt;&lt;secondary-title&gt;BMC Genomics&lt;/secondary-title&gt;&lt;/titles&gt;&lt;periodical&gt;&lt;full-title&gt;BMC Genomics&lt;/full-title&gt;&lt;/periodical&gt;&lt;pages&gt;573&lt;/pages&gt;&lt;volume&gt;10&lt;/volume&gt;&lt;keywords&gt;&lt;keyword&gt;Evolution, Molecular&lt;/keyword&gt;&lt;keyword&gt;Gene Expression Profiling&lt;/keyword&gt;&lt;keyword&gt;*Gene Expression Regulation&lt;/keyword&gt;&lt;keyword&gt;Gene Knockout Techniques&lt;/keyword&gt;&lt;keyword&gt;Transcription Factors/deficiency/genetics&lt;/keyword&gt;&lt;keyword&gt;*Transcription, Genetic&lt;/keyword&gt;&lt;/keywords&gt;&lt;dates&gt;&lt;year&gt;2009&lt;/year&gt;&lt;pub-dates&gt;&lt;date&gt;Dec 2&lt;/date&gt;&lt;/pub-dates&gt;&lt;/dates&gt;&lt;isbn&gt;1471-2164 (Electronic)&amp;#xD;1471-2164 (Linking)&lt;/isbn&gt;&lt;accession-num&gt;19954511&lt;/accession-num&gt;&lt;urls&gt;&lt;related-urls&gt;&lt;url&gt;https://www.ncbi.nlm.nih.gov/pubmed/19954511&lt;/url&gt;&lt;/related-urls&gt;&lt;/urls&gt;&lt;custom2&gt;PMC2792230&lt;/custom2&gt;&lt;electronic-resource-num&gt;10.1186/1471-2164-10-573&lt;/electronic-resource-num&gt;&lt;/record&gt;&lt;/Cite&gt;&lt;/EndNote&gt;</w:instrText>
      </w:r>
      <w:r w:rsidR="00276310" w:rsidRPr="00F02401">
        <w:rPr>
          <w:rFonts w:ascii="Times New Roman" w:hAnsi="Times New Roman" w:cs="Times New Roman"/>
          <w:highlight w:val="lightGray"/>
          <w:rPrChange w:id="901" w:author="Eliza Peterson" w:date="2019-02-06T16:07:00Z">
            <w:rPr>
              <w:rFonts w:ascii="Times New Roman" w:hAnsi="Times New Roman" w:cs="Times New Roman"/>
            </w:rPr>
          </w:rPrChange>
        </w:rPr>
        <w:fldChar w:fldCharType="separate"/>
      </w:r>
      <w:r w:rsidR="00F75662" w:rsidRPr="00F02401">
        <w:rPr>
          <w:rFonts w:ascii="Times New Roman" w:hAnsi="Times New Roman" w:cs="Times New Roman"/>
          <w:noProof/>
          <w:highlight w:val="lightGray"/>
          <w:vertAlign w:val="superscript"/>
          <w:rPrChange w:id="902" w:author="Eliza Peterson" w:date="2019-02-06T16:07:00Z">
            <w:rPr>
              <w:rFonts w:ascii="Times New Roman" w:hAnsi="Times New Roman" w:cs="Times New Roman"/>
              <w:noProof/>
              <w:vertAlign w:val="superscript"/>
            </w:rPr>
          </w:rPrChange>
        </w:rPr>
        <w:t>35</w:t>
      </w:r>
      <w:r w:rsidR="00276310" w:rsidRPr="00F02401">
        <w:rPr>
          <w:rFonts w:ascii="Times New Roman" w:hAnsi="Times New Roman" w:cs="Times New Roman"/>
          <w:highlight w:val="lightGray"/>
          <w:rPrChange w:id="903" w:author="Eliza Peterson" w:date="2019-02-06T16:07:00Z">
            <w:rPr>
              <w:rFonts w:ascii="Times New Roman" w:hAnsi="Times New Roman" w:cs="Times New Roman"/>
            </w:rPr>
          </w:rPrChange>
        </w:rPr>
        <w:fldChar w:fldCharType="end"/>
      </w:r>
      <w:r w:rsidR="001F19B3" w:rsidRPr="00F02401">
        <w:rPr>
          <w:rFonts w:ascii="Times New Roman" w:hAnsi="Times New Roman" w:cs="Times New Roman"/>
          <w:highlight w:val="lightGray"/>
          <w:rPrChange w:id="904" w:author="Eliza Peterson" w:date="2019-02-06T16:07:00Z">
            <w:rPr>
              <w:rFonts w:ascii="Times New Roman" w:hAnsi="Times New Roman" w:cs="Times New Roman"/>
            </w:rPr>
          </w:rPrChange>
        </w:rPr>
        <w:t xml:space="preserve">. </w:t>
      </w:r>
      <w:commentRangeStart w:id="905"/>
      <w:r w:rsidR="001F19B3" w:rsidRPr="00F02401">
        <w:rPr>
          <w:rFonts w:ascii="Times New Roman" w:hAnsi="Times New Roman" w:cs="Times New Roman"/>
          <w:highlight w:val="lightGray"/>
          <w:rPrChange w:id="906" w:author="Eliza Peterson" w:date="2019-02-06T16:07:00Z">
            <w:rPr>
              <w:rFonts w:ascii="Times New Roman" w:hAnsi="Times New Roman" w:cs="Times New Roman"/>
            </w:rPr>
          </w:rPrChange>
        </w:rPr>
        <w:t>All the TFs in the I-FF</w:t>
      </w:r>
      <w:r w:rsidR="00276310" w:rsidRPr="00F02401">
        <w:rPr>
          <w:rFonts w:ascii="Times New Roman" w:hAnsi="Times New Roman" w:cs="Times New Roman"/>
          <w:highlight w:val="lightGray"/>
          <w:rPrChange w:id="907" w:author="Eliza Peterson" w:date="2019-02-06T16:07:00Z">
            <w:rPr>
              <w:rFonts w:ascii="Times New Roman" w:hAnsi="Times New Roman" w:cs="Times New Roman"/>
            </w:rPr>
          </w:rPrChange>
        </w:rPr>
        <w:t>L and time-delay TF</w:t>
      </w:r>
      <w:r w:rsidR="001F19B3" w:rsidRPr="00F02401">
        <w:rPr>
          <w:rFonts w:ascii="Times New Roman" w:hAnsi="Times New Roman" w:cs="Times New Roman"/>
          <w:highlight w:val="lightGray"/>
          <w:rPrChange w:id="908" w:author="Eliza Peterson" w:date="2019-02-06T16:07:00Z">
            <w:rPr>
              <w:rFonts w:ascii="Times New Roman" w:hAnsi="Times New Roman" w:cs="Times New Roman"/>
            </w:rPr>
          </w:rPrChange>
        </w:rPr>
        <w:t xml:space="preserve"> cas</w:t>
      </w:r>
      <w:r w:rsidR="00276310" w:rsidRPr="00F02401">
        <w:rPr>
          <w:rFonts w:ascii="Times New Roman" w:hAnsi="Times New Roman" w:cs="Times New Roman"/>
          <w:highlight w:val="lightGray"/>
          <w:rPrChange w:id="909" w:author="Eliza Peterson" w:date="2019-02-06T16:07:00Z">
            <w:rPr>
              <w:rFonts w:ascii="Times New Roman" w:hAnsi="Times New Roman" w:cs="Times New Roman"/>
            </w:rPr>
          </w:rPrChange>
        </w:rPr>
        <w:t>cad</w:t>
      </w:r>
      <w:r w:rsidR="001F19B3" w:rsidRPr="00F02401">
        <w:rPr>
          <w:rFonts w:ascii="Times New Roman" w:hAnsi="Times New Roman" w:cs="Times New Roman"/>
          <w:highlight w:val="lightGray"/>
          <w:rPrChange w:id="910" w:author="Eliza Peterson" w:date="2019-02-06T16:07:00Z">
            <w:rPr>
              <w:rFonts w:ascii="Times New Roman" w:hAnsi="Times New Roman" w:cs="Times New Roman"/>
            </w:rPr>
          </w:rPrChange>
        </w:rPr>
        <w:t xml:space="preserve">e are among </w:t>
      </w:r>
      <w:r w:rsidR="005C25B3" w:rsidRPr="00F02401">
        <w:rPr>
          <w:rFonts w:ascii="Times New Roman" w:hAnsi="Times New Roman" w:cs="Times New Roman"/>
          <w:highlight w:val="lightGray"/>
          <w:rPrChange w:id="911" w:author="Eliza Peterson" w:date="2019-02-06T16:07:00Z">
            <w:rPr>
              <w:rFonts w:ascii="Times New Roman" w:hAnsi="Times New Roman" w:cs="Times New Roman"/>
            </w:rPr>
          </w:rPrChange>
        </w:rPr>
        <w:t>those</w:t>
      </w:r>
      <w:r w:rsidR="001F19B3" w:rsidRPr="00F02401">
        <w:rPr>
          <w:rFonts w:ascii="Times New Roman" w:hAnsi="Times New Roman" w:cs="Times New Roman"/>
          <w:highlight w:val="lightGray"/>
          <w:rPrChange w:id="912" w:author="Eliza Peterson" w:date="2019-02-06T16:07:00Z">
            <w:rPr>
              <w:rFonts w:ascii="Times New Roman" w:hAnsi="Times New Roman" w:cs="Times New Roman"/>
            </w:rPr>
          </w:rPrChange>
        </w:rPr>
        <w:t xml:space="preserve"> with </w:t>
      </w:r>
      <w:r w:rsidR="005C25B3" w:rsidRPr="00F02401">
        <w:rPr>
          <w:rFonts w:ascii="Times New Roman" w:hAnsi="Times New Roman" w:cs="Times New Roman"/>
          <w:highlight w:val="lightGray"/>
          <w:rPrChange w:id="913" w:author="Eliza Peterson" w:date="2019-02-06T16:07:00Z">
            <w:rPr>
              <w:rFonts w:ascii="Times New Roman" w:hAnsi="Times New Roman" w:cs="Times New Roman"/>
            </w:rPr>
          </w:rPrChange>
        </w:rPr>
        <w:t xml:space="preserve">top 20 fragility scores </w:t>
      </w:r>
      <w:commentRangeEnd w:id="905"/>
      <w:r w:rsidR="00380C34" w:rsidRPr="00F02401">
        <w:rPr>
          <w:rStyle w:val="CommentReference"/>
          <w:highlight w:val="lightGray"/>
          <w:rPrChange w:id="914" w:author="Eliza Peterson" w:date="2019-02-06T16:07:00Z">
            <w:rPr>
              <w:rStyle w:val="CommentReference"/>
            </w:rPr>
          </w:rPrChange>
        </w:rPr>
        <w:commentReference w:id="905"/>
      </w:r>
      <w:r w:rsidR="001F19B3" w:rsidRPr="00F02401">
        <w:rPr>
          <w:rFonts w:ascii="Times New Roman" w:hAnsi="Times New Roman" w:cs="Times New Roman"/>
          <w:highlight w:val="lightGray"/>
          <w:rPrChange w:id="915" w:author="Eliza Peterson" w:date="2019-02-06T16:07:00Z">
            <w:rPr>
              <w:rFonts w:ascii="Times New Roman" w:hAnsi="Times New Roman" w:cs="Times New Roman"/>
            </w:rPr>
          </w:rPrChange>
        </w:rPr>
        <w:t>[</w:t>
      </w:r>
      <w:r w:rsidR="002E6FE6" w:rsidRPr="00F02401">
        <w:rPr>
          <w:rFonts w:ascii="Times New Roman" w:hAnsi="Times New Roman" w:cs="Times New Roman"/>
          <w:b/>
          <w:highlight w:val="lightGray"/>
          <w:rPrChange w:id="916" w:author="Eliza Peterson" w:date="2019-02-06T16:07:00Z">
            <w:rPr>
              <w:rFonts w:ascii="Times New Roman" w:hAnsi="Times New Roman" w:cs="Times New Roman"/>
              <w:b/>
            </w:rPr>
          </w:rPrChange>
        </w:rPr>
        <w:t>Fig. S9</w:t>
      </w:r>
      <w:r w:rsidR="001F19B3" w:rsidRPr="00F02401">
        <w:rPr>
          <w:rFonts w:ascii="Times New Roman" w:hAnsi="Times New Roman" w:cs="Times New Roman"/>
          <w:highlight w:val="lightGray"/>
          <w:rPrChange w:id="917" w:author="Eliza Peterson" w:date="2019-02-06T16:07:00Z">
            <w:rPr>
              <w:rFonts w:ascii="Times New Roman" w:hAnsi="Times New Roman" w:cs="Times New Roman"/>
            </w:rPr>
          </w:rPrChange>
        </w:rPr>
        <w:t xml:space="preserve">]. </w:t>
      </w:r>
      <w:r w:rsidR="00F6132C" w:rsidRPr="00F02401">
        <w:rPr>
          <w:rFonts w:ascii="Times New Roman" w:hAnsi="Times New Roman" w:cs="Times New Roman"/>
          <w:highlight w:val="lightGray"/>
          <w:rPrChange w:id="918" w:author="Eliza Peterson" w:date="2019-02-06T16:07:00Z">
            <w:rPr>
              <w:rFonts w:ascii="Times New Roman" w:hAnsi="Times New Roman" w:cs="Times New Roman"/>
            </w:rPr>
          </w:rPrChange>
        </w:rPr>
        <w:t>This suggests</w:t>
      </w:r>
      <w:r w:rsidR="00276310" w:rsidRPr="00F02401">
        <w:rPr>
          <w:rFonts w:ascii="Times New Roman" w:hAnsi="Times New Roman" w:cs="Times New Roman"/>
          <w:highlight w:val="lightGray"/>
          <w:rPrChange w:id="919" w:author="Eliza Peterson" w:date="2019-02-06T16:07:00Z">
            <w:rPr>
              <w:rFonts w:ascii="Times New Roman" w:hAnsi="Times New Roman" w:cs="Times New Roman"/>
            </w:rPr>
          </w:rPrChange>
        </w:rPr>
        <w:t xml:space="preserve"> </w:t>
      </w:r>
      <w:r w:rsidR="00F6132C" w:rsidRPr="00F02401">
        <w:rPr>
          <w:rFonts w:ascii="Times New Roman" w:hAnsi="Times New Roman" w:cs="Times New Roman"/>
          <w:highlight w:val="lightGray"/>
          <w:rPrChange w:id="920" w:author="Eliza Peterson" w:date="2019-02-06T16:07:00Z">
            <w:rPr>
              <w:rFonts w:ascii="Times New Roman" w:hAnsi="Times New Roman" w:cs="Times New Roman"/>
            </w:rPr>
          </w:rPrChange>
        </w:rPr>
        <w:t xml:space="preserve">the </w:t>
      </w:r>
      <w:r w:rsidR="00D5405B" w:rsidRPr="00F02401">
        <w:rPr>
          <w:rFonts w:ascii="Times New Roman" w:hAnsi="Times New Roman" w:cs="Times New Roman"/>
          <w:highlight w:val="lightGray"/>
          <w:rPrChange w:id="921" w:author="Eliza Peterson" w:date="2019-02-06T16:07:00Z">
            <w:rPr>
              <w:rFonts w:ascii="Times New Roman" w:hAnsi="Times New Roman" w:cs="Times New Roman"/>
            </w:rPr>
          </w:rPrChange>
        </w:rPr>
        <w:t xml:space="preserve">I-FFL </w:t>
      </w:r>
      <w:r w:rsidR="00F6132C" w:rsidRPr="00F02401">
        <w:rPr>
          <w:rFonts w:ascii="Times New Roman" w:hAnsi="Times New Roman" w:cs="Times New Roman"/>
          <w:highlight w:val="lightGray"/>
          <w:rPrChange w:id="922" w:author="Eliza Peterson" w:date="2019-02-06T16:07:00Z">
            <w:rPr>
              <w:rFonts w:ascii="Times New Roman" w:hAnsi="Times New Roman" w:cs="Times New Roman"/>
            </w:rPr>
          </w:rPrChange>
        </w:rPr>
        <w:t xml:space="preserve">regulatory circuit could be highly </w:t>
      </w:r>
      <w:r w:rsidR="00276310" w:rsidRPr="00F02401">
        <w:rPr>
          <w:rFonts w:ascii="Times New Roman" w:hAnsi="Times New Roman" w:cs="Times New Roman"/>
          <w:highlight w:val="lightGray"/>
          <w:rPrChange w:id="923" w:author="Eliza Peterson" w:date="2019-02-06T16:07:00Z">
            <w:rPr>
              <w:rFonts w:ascii="Times New Roman" w:hAnsi="Times New Roman" w:cs="Times New Roman"/>
            </w:rPr>
          </w:rPrChange>
        </w:rPr>
        <w:t xml:space="preserve">susceptible to </w:t>
      </w:r>
      <w:r w:rsidR="006A5743" w:rsidRPr="00F02401">
        <w:rPr>
          <w:rFonts w:ascii="Times New Roman" w:hAnsi="Times New Roman" w:cs="Times New Roman"/>
          <w:highlight w:val="lightGray"/>
          <w:rPrChange w:id="924" w:author="Eliza Peterson" w:date="2019-02-06T16:07:00Z">
            <w:rPr>
              <w:rFonts w:ascii="Times New Roman" w:hAnsi="Times New Roman" w:cs="Times New Roman"/>
            </w:rPr>
          </w:rPrChange>
        </w:rPr>
        <w:t xml:space="preserve">TF </w:t>
      </w:r>
      <w:r w:rsidR="00276310" w:rsidRPr="00F02401">
        <w:rPr>
          <w:rFonts w:ascii="Times New Roman" w:hAnsi="Times New Roman" w:cs="Times New Roman"/>
          <w:highlight w:val="lightGray"/>
          <w:rPrChange w:id="925" w:author="Eliza Peterson" w:date="2019-02-06T16:07:00Z">
            <w:rPr>
              <w:rFonts w:ascii="Times New Roman" w:hAnsi="Times New Roman" w:cs="Times New Roman"/>
            </w:rPr>
          </w:rPrChange>
        </w:rPr>
        <w:t>perturbation</w:t>
      </w:r>
      <w:r w:rsidR="006A5743" w:rsidRPr="00F02401">
        <w:rPr>
          <w:rFonts w:ascii="Times New Roman" w:hAnsi="Times New Roman" w:cs="Times New Roman"/>
          <w:highlight w:val="lightGray"/>
          <w:rPrChange w:id="926" w:author="Eliza Peterson" w:date="2019-02-06T16:07:00Z">
            <w:rPr>
              <w:rFonts w:ascii="Times New Roman" w:hAnsi="Times New Roman" w:cs="Times New Roman"/>
            </w:rPr>
          </w:rPrChange>
        </w:rPr>
        <w:t xml:space="preserve"> </w:t>
      </w:r>
      <w:r w:rsidR="00F6132C" w:rsidRPr="00F02401">
        <w:rPr>
          <w:rFonts w:ascii="Times New Roman" w:hAnsi="Times New Roman" w:cs="Times New Roman"/>
          <w:highlight w:val="lightGray"/>
          <w:rPrChange w:id="927" w:author="Eliza Peterson" w:date="2019-02-06T16:07:00Z">
            <w:rPr>
              <w:rFonts w:ascii="Times New Roman" w:hAnsi="Times New Roman" w:cs="Times New Roman"/>
            </w:rPr>
          </w:rPrChange>
        </w:rPr>
        <w:t xml:space="preserve">and </w:t>
      </w:r>
      <w:r w:rsidR="005C25B3" w:rsidRPr="00F02401">
        <w:rPr>
          <w:rFonts w:ascii="Times New Roman" w:hAnsi="Times New Roman" w:cs="Times New Roman"/>
          <w:highlight w:val="lightGray"/>
          <w:rPrChange w:id="928" w:author="Eliza Peterson" w:date="2019-02-06T16:07:00Z">
            <w:rPr>
              <w:rFonts w:ascii="Times New Roman" w:hAnsi="Times New Roman" w:cs="Times New Roman"/>
            </w:rPr>
          </w:rPrChange>
        </w:rPr>
        <w:t>such perturbation</w:t>
      </w:r>
      <w:r w:rsidR="00F6132C" w:rsidRPr="00F02401">
        <w:rPr>
          <w:rFonts w:ascii="Times New Roman" w:hAnsi="Times New Roman" w:cs="Times New Roman"/>
          <w:highlight w:val="lightGray"/>
          <w:rPrChange w:id="929" w:author="Eliza Peterson" w:date="2019-02-06T16:07:00Z">
            <w:rPr>
              <w:rFonts w:ascii="Times New Roman" w:hAnsi="Times New Roman" w:cs="Times New Roman"/>
            </w:rPr>
          </w:rPrChange>
        </w:rPr>
        <w:t xml:space="preserve"> could</w:t>
      </w:r>
      <w:r w:rsidR="00D5405B" w:rsidRPr="00F02401">
        <w:rPr>
          <w:rFonts w:ascii="Times New Roman" w:hAnsi="Times New Roman" w:cs="Times New Roman"/>
          <w:highlight w:val="lightGray"/>
          <w:rPrChange w:id="930" w:author="Eliza Peterson" w:date="2019-02-06T16:07:00Z">
            <w:rPr>
              <w:rFonts w:ascii="Times New Roman" w:hAnsi="Times New Roman" w:cs="Times New Roman"/>
            </w:rPr>
          </w:rPrChange>
        </w:rPr>
        <w:t xml:space="preserve"> potentiate anti</w:t>
      </w:r>
      <w:r w:rsidR="004E64D7" w:rsidRPr="00F02401">
        <w:rPr>
          <w:rFonts w:ascii="Times New Roman" w:hAnsi="Times New Roman" w:cs="Times New Roman"/>
          <w:highlight w:val="lightGray"/>
          <w:rPrChange w:id="931" w:author="Eliza Peterson" w:date="2019-02-06T16:07:00Z">
            <w:rPr>
              <w:rFonts w:ascii="Times New Roman" w:hAnsi="Times New Roman" w:cs="Times New Roman"/>
            </w:rPr>
          </w:rPrChange>
        </w:rPr>
        <w:t>-</w:t>
      </w:r>
      <w:r w:rsidR="00D5405B" w:rsidRPr="00F02401">
        <w:rPr>
          <w:rFonts w:ascii="Times New Roman" w:hAnsi="Times New Roman" w:cs="Times New Roman"/>
          <w:highlight w:val="lightGray"/>
          <w:rPrChange w:id="932" w:author="Eliza Peterson" w:date="2019-02-06T16:07:00Z">
            <w:rPr>
              <w:rFonts w:ascii="Times New Roman" w:hAnsi="Times New Roman" w:cs="Times New Roman"/>
            </w:rPr>
          </w:rPrChange>
        </w:rPr>
        <w:t>tubercular drugs.</w:t>
      </w:r>
      <w:r w:rsidR="006A5743" w:rsidRPr="00F02401">
        <w:rPr>
          <w:rFonts w:ascii="Times New Roman" w:hAnsi="Times New Roman" w:cs="Times New Roman"/>
          <w:highlight w:val="lightGray"/>
          <w:rPrChange w:id="933" w:author="Eliza Peterson" w:date="2019-02-06T16:07:00Z">
            <w:rPr>
              <w:rFonts w:ascii="Times New Roman" w:hAnsi="Times New Roman" w:cs="Times New Roman"/>
            </w:rPr>
          </w:rPrChange>
        </w:rPr>
        <w:t xml:space="preserve"> </w:t>
      </w:r>
      <w:r w:rsidR="000F512B" w:rsidRPr="00F02401">
        <w:rPr>
          <w:rFonts w:ascii="Times New Roman" w:hAnsi="Times New Roman" w:cs="Times New Roman"/>
          <w:highlight w:val="lightGray"/>
          <w:rPrChange w:id="934" w:author="Eliza Peterson" w:date="2019-02-06T16:07:00Z">
            <w:rPr>
              <w:rFonts w:ascii="Times New Roman" w:hAnsi="Times New Roman" w:cs="Times New Roman"/>
            </w:rPr>
          </w:rPrChange>
        </w:rPr>
        <w:t>Altogether</w:t>
      </w:r>
      <w:r w:rsidR="00305612" w:rsidRPr="00F02401">
        <w:rPr>
          <w:rFonts w:ascii="Times New Roman" w:hAnsi="Times New Roman" w:cs="Times New Roman"/>
          <w:highlight w:val="lightGray"/>
          <w:rPrChange w:id="935" w:author="Eliza Peterson" w:date="2019-02-06T16:07:00Z">
            <w:rPr>
              <w:rFonts w:ascii="Times New Roman" w:hAnsi="Times New Roman" w:cs="Times New Roman"/>
            </w:rPr>
          </w:rPrChange>
        </w:rPr>
        <w:t xml:space="preserve">, this study demonstrates how apprehending </w:t>
      </w:r>
      <w:r w:rsidR="00D5405B" w:rsidRPr="00F02401">
        <w:rPr>
          <w:rFonts w:ascii="Times New Roman" w:hAnsi="Times New Roman" w:cs="Times New Roman"/>
          <w:highlight w:val="lightGray"/>
          <w:rPrChange w:id="936" w:author="Eliza Peterson" w:date="2019-02-06T16:07:00Z">
            <w:rPr>
              <w:rFonts w:ascii="Times New Roman" w:hAnsi="Times New Roman" w:cs="Times New Roman"/>
            </w:rPr>
          </w:rPrChange>
        </w:rPr>
        <w:t xml:space="preserve">the </w:t>
      </w:r>
      <w:r w:rsidR="00305612" w:rsidRPr="00F02401">
        <w:rPr>
          <w:rFonts w:ascii="Times New Roman" w:hAnsi="Times New Roman" w:cs="Times New Roman"/>
          <w:highlight w:val="lightGray"/>
          <w:rPrChange w:id="937" w:author="Eliza Peterson" w:date="2019-02-06T16:07:00Z">
            <w:rPr>
              <w:rFonts w:ascii="Times New Roman" w:hAnsi="Times New Roman" w:cs="Times New Roman"/>
            </w:rPr>
          </w:rPrChange>
        </w:rPr>
        <w:t xml:space="preserve">intricate </w:t>
      </w:r>
      <w:r w:rsidR="00D5405B" w:rsidRPr="00F02401">
        <w:rPr>
          <w:rFonts w:ascii="Times New Roman" w:hAnsi="Times New Roman" w:cs="Times New Roman"/>
          <w:highlight w:val="lightGray"/>
          <w:rPrChange w:id="938" w:author="Eliza Peterson" w:date="2019-02-06T16:07:00Z">
            <w:rPr>
              <w:rFonts w:ascii="Times New Roman" w:hAnsi="Times New Roman" w:cs="Times New Roman"/>
            </w:rPr>
          </w:rPrChange>
        </w:rPr>
        <w:t xml:space="preserve">genetic programs underlying dormancy </w:t>
      </w:r>
      <w:r w:rsidR="00ED2101" w:rsidRPr="00F02401">
        <w:rPr>
          <w:rFonts w:ascii="Times New Roman" w:hAnsi="Times New Roman" w:cs="Times New Roman"/>
          <w:highlight w:val="lightGray"/>
          <w:rPrChange w:id="939" w:author="Eliza Peterson" w:date="2019-02-06T16:07:00Z">
            <w:rPr>
              <w:rFonts w:ascii="Times New Roman" w:hAnsi="Times New Roman" w:cs="Times New Roman"/>
            </w:rPr>
          </w:rPrChange>
        </w:rPr>
        <w:t xml:space="preserve">could </w:t>
      </w:r>
      <w:r w:rsidR="00305612" w:rsidRPr="00F02401">
        <w:rPr>
          <w:rFonts w:ascii="Times New Roman" w:hAnsi="Times New Roman" w:cs="Times New Roman"/>
          <w:highlight w:val="lightGray"/>
          <w:rPrChange w:id="940" w:author="Eliza Peterson" w:date="2019-02-06T16:07:00Z">
            <w:rPr>
              <w:rFonts w:ascii="Times New Roman" w:hAnsi="Times New Roman" w:cs="Times New Roman"/>
            </w:rPr>
          </w:rPrChange>
        </w:rPr>
        <w:t>pave</w:t>
      </w:r>
      <w:r w:rsidR="00D5405B" w:rsidRPr="00F02401">
        <w:rPr>
          <w:rFonts w:ascii="Times New Roman" w:hAnsi="Times New Roman" w:cs="Times New Roman"/>
          <w:highlight w:val="lightGray"/>
          <w:rPrChange w:id="941" w:author="Eliza Peterson" w:date="2019-02-06T16:07:00Z">
            <w:rPr>
              <w:rFonts w:ascii="Times New Roman" w:hAnsi="Times New Roman" w:cs="Times New Roman"/>
            </w:rPr>
          </w:rPrChange>
        </w:rPr>
        <w:t xml:space="preserve"> the way for predictive</w:t>
      </w:r>
      <w:r w:rsidR="00ED2101" w:rsidRPr="00F02401">
        <w:rPr>
          <w:rFonts w:ascii="Times New Roman" w:hAnsi="Times New Roman" w:cs="Times New Roman"/>
          <w:highlight w:val="lightGray"/>
          <w:rPrChange w:id="942" w:author="Eliza Peterson" w:date="2019-02-06T16:07:00Z">
            <w:rPr>
              <w:rFonts w:ascii="Times New Roman" w:hAnsi="Times New Roman" w:cs="Times New Roman"/>
            </w:rPr>
          </w:rPrChange>
        </w:rPr>
        <w:t xml:space="preserve"> and rational</w:t>
      </w:r>
      <w:r w:rsidR="00D5405B" w:rsidRPr="00F02401">
        <w:rPr>
          <w:rFonts w:ascii="Times New Roman" w:hAnsi="Times New Roman" w:cs="Times New Roman"/>
          <w:highlight w:val="lightGray"/>
          <w:rPrChange w:id="943" w:author="Eliza Peterson" w:date="2019-02-06T16:07:00Z">
            <w:rPr>
              <w:rFonts w:ascii="Times New Roman" w:hAnsi="Times New Roman" w:cs="Times New Roman"/>
            </w:rPr>
          </w:rPrChange>
        </w:rPr>
        <w:t xml:space="preserve"> strategies to improve outcome</w:t>
      </w:r>
      <w:r w:rsidR="00485037" w:rsidRPr="00F02401">
        <w:rPr>
          <w:rFonts w:ascii="Times New Roman" w:hAnsi="Times New Roman" w:cs="Times New Roman"/>
          <w:highlight w:val="lightGray"/>
          <w:rPrChange w:id="944" w:author="Eliza Peterson" w:date="2019-02-06T16:07:00Z">
            <w:rPr>
              <w:rFonts w:ascii="Times New Roman" w:hAnsi="Times New Roman" w:cs="Times New Roman"/>
            </w:rPr>
          </w:rPrChange>
        </w:rPr>
        <w:t xml:space="preserve"> </w:t>
      </w:r>
      <w:r w:rsidR="00746983" w:rsidRPr="00F02401">
        <w:rPr>
          <w:rFonts w:ascii="Times New Roman" w:hAnsi="Times New Roman" w:cs="Times New Roman"/>
          <w:highlight w:val="lightGray"/>
          <w:rPrChange w:id="945" w:author="Eliza Peterson" w:date="2019-02-06T16:07:00Z">
            <w:rPr>
              <w:rFonts w:ascii="Times New Roman" w:hAnsi="Times New Roman" w:cs="Times New Roman"/>
            </w:rPr>
          </w:rPrChange>
        </w:rPr>
        <w:t>of TB treatment</w:t>
      </w:r>
      <w:r w:rsidR="00D5405B" w:rsidRPr="00F02401">
        <w:rPr>
          <w:rFonts w:ascii="Times New Roman" w:hAnsi="Times New Roman" w:cs="Times New Roman"/>
          <w:highlight w:val="lightGray"/>
          <w:rPrChange w:id="946" w:author="Eliza Peterson" w:date="2019-02-06T16:07:00Z">
            <w:rPr>
              <w:rFonts w:ascii="Times New Roman" w:hAnsi="Times New Roman" w:cs="Times New Roman"/>
            </w:rPr>
          </w:rPrChange>
        </w:rPr>
        <w:t>.</w:t>
      </w:r>
      <w:r w:rsidR="00D5405B">
        <w:rPr>
          <w:rFonts w:ascii="Times New Roman" w:hAnsi="Times New Roman" w:cs="Times New Roman"/>
        </w:rPr>
        <w:t xml:space="preserve"> </w:t>
      </w:r>
    </w:p>
    <w:p w14:paraId="335D9943" w14:textId="77777777" w:rsidR="00AB0D1A" w:rsidRDefault="006A5743" w:rsidP="0024530F">
      <w:pPr>
        <w:widowControl w:val="0"/>
        <w:ind w:firstLine="720"/>
        <w:contextualSpacing w:val="0"/>
        <w:jc w:val="both"/>
        <w:rPr>
          <w:rFonts w:ascii="Times New Roman" w:hAnsi="Times New Roman" w:cs="Times New Roman"/>
        </w:rPr>
      </w:pPr>
      <w:r>
        <w:rPr>
          <w:rFonts w:ascii="Times New Roman" w:hAnsi="Times New Roman" w:cs="Times New Roman"/>
        </w:rPr>
        <w:t xml:space="preserve"> </w:t>
      </w:r>
      <w:r w:rsidR="00F6132C">
        <w:rPr>
          <w:rFonts w:ascii="Times New Roman" w:hAnsi="Times New Roman" w:cs="Times New Roman"/>
        </w:rPr>
        <w:t xml:space="preserve"> </w:t>
      </w:r>
      <w:r w:rsidR="0024530F">
        <w:rPr>
          <w:rFonts w:ascii="Times New Roman" w:hAnsi="Times New Roman" w:cs="Times New Roman"/>
        </w:rPr>
        <w:t xml:space="preserve"> </w:t>
      </w:r>
      <w:r w:rsidR="00AB0D1A">
        <w:rPr>
          <w:rFonts w:ascii="Times New Roman" w:hAnsi="Times New Roman" w:cs="Times New Roman"/>
        </w:rPr>
        <w:t xml:space="preserve">  </w:t>
      </w:r>
      <w:r w:rsidR="009B1800">
        <w:rPr>
          <w:rFonts w:ascii="Times New Roman" w:hAnsi="Times New Roman" w:cs="Times New Roman"/>
        </w:rPr>
        <w:t xml:space="preserve"> </w:t>
      </w:r>
      <w:r w:rsidR="00D642B5">
        <w:rPr>
          <w:rFonts w:ascii="Times New Roman" w:hAnsi="Times New Roman" w:cs="Times New Roman"/>
        </w:rPr>
        <w:t xml:space="preserve">   </w:t>
      </w:r>
    </w:p>
    <w:p w14:paraId="28CD6F11" w14:textId="77777777" w:rsidR="00C6047F" w:rsidRPr="006A3A28" w:rsidRDefault="00C6047F" w:rsidP="00C6047F">
      <w:pPr>
        <w:widowControl w:val="0"/>
        <w:contextualSpacing w:val="0"/>
        <w:rPr>
          <w:rFonts w:ascii="Times New Roman" w:eastAsia="Times New Roman" w:hAnsi="Times New Roman" w:cs="Times New Roman"/>
          <w:b/>
        </w:rPr>
      </w:pPr>
      <w:r w:rsidRPr="006A3A28">
        <w:rPr>
          <w:rFonts w:ascii="Times New Roman" w:eastAsia="Times New Roman" w:hAnsi="Times New Roman" w:cs="Times New Roman"/>
          <w:b/>
        </w:rPr>
        <w:t>REFERENCES</w:t>
      </w:r>
    </w:p>
    <w:p w14:paraId="6C2A9CD7" w14:textId="77777777" w:rsidR="00C6047F" w:rsidRDefault="00C6047F" w:rsidP="00C6047F">
      <w:pPr>
        <w:widowControl w:val="0"/>
        <w:contextualSpacing w:val="0"/>
        <w:rPr>
          <w:rFonts w:ascii="Times New Roman" w:eastAsia="Times New Roman" w:hAnsi="Times New Roman" w:cs="Times New Roman"/>
        </w:rPr>
      </w:pPr>
    </w:p>
    <w:p w14:paraId="06B82364" w14:textId="77777777" w:rsidR="00F75662" w:rsidRPr="00F75662" w:rsidRDefault="00C6047F" w:rsidP="00F75662">
      <w:pPr>
        <w:pStyle w:val="EndNoteBibliography"/>
        <w:ind w:left="720" w:hanging="720"/>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EN.REFLIST </w:instrText>
      </w:r>
      <w:r>
        <w:rPr>
          <w:rFonts w:ascii="Times New Roman" w:eastAsia="Times New Roman" w:hAnsi="Times New Roman" w:cs="Times New Roman"/>
        </w:rPr>
        <w:fldChar w:fldCharType="separate"/>
      </w:r>
      <w:r w:rsidR="00F75662" w:rsidRPr="00F75662">
        <w:t>1</w:t>
      </w:r>
      <w:r w:rsidR="00F75662" w:rsidRPr="00F75662">
        <w:tab/>
        <w:t>Murray, C. J.</w:t>
      </w:r>
      <w:r w:rsidR="00F75662" w:rsidRPr="00F75662">
        <w:rPr>
          <w:i/>
        </w:rPr>
        <w:t xml:space="preserve"> et al.</w:t>
      </w:r>
      <w:r w:rsidR="00F75662" w:rsidRPr="00F75662">
        <w:t xml:space="preserve"> Global, regional, and national incidence and mortality for HIV, tuberculosis, and malaria during 1990-2013: a systematic analysis for the Global Burden of Disease Study 2013. </w:t>
      </w:r>
      <w:r w:rsidR="00F75662" w:rsidRPr="00F75662">
        <w:rPr>
          <w:i/>
        </w:rPr>
        <w:t>Lancet</w:t>
      </w:r>
      <w:r w:rsidR="00F75662" w:rsidRPr="00F75662">
        <w:t xml:space="preserve"> </w:t>
      </w:r>
      <w:r w:rsidR="00F75662" w:rsidRPr="00F75662">
        <w:rPr>
          <w:b/>
        </w:rPr>
        <w:t>384</w:t>
      </w:r>
      <w:r w:rsidR="00F75662" w:rsidRPr="00F75662">
        <w:t>, 1005-1070, doi:10.1016/S0140-6736(14)60844-8 (2014).</w:t>
      </w:r>
    </w:p>
    <w:p w14:paraId="65626139" w14:textId="77777777" w:rsidR="00F75662" w:rsidRPr="00F75662" w:rsidRDefault="00F75662" w:rsidP="00F75662">
      <w:pPr>
        <w:pStyle w:val="EndNoteBibliography"/>
        <w:ind w:left="720" w:hanging="720"/>
      </w:pPr>
      <w:r w:rsidRPr="00F75662">
        <w:t>2</w:t>
      </w:r>
      <w:r w:rsidRPr="00F75662">
        <w:tab/>
        <w:t>Tsai, M. C.</w:t>
      </w:r>
      <w:r w:rsidRPr="00F75662">
        <w:rPr>
          <w:i/>
        </w:rPr>
        <w:t xml:space="preserve"> et al.</w:t>
      </w:r>
      <w:r w:rsidRPr="00F75662">
        <w:t xml:space="preserve"> Characterization of the tuberculous granuloma in murine and human lungs: cellular composition and relative tissue oxygen tension. </w:t>
      </w:r>
      <w:r w:rsidRPr="00F75662">
        <w:rPr>
          <w:i/>
        </w:rPr>
        <w:t>Cell Microbiol</w:t>
      </w:r>
      <w:r w:rsidRPr="00F75662">
        <w:t xml:space="preserve"> </w:t>
      </w:r>
      <w:r w:rsidRPr="00F75662">
        <w:rPr>
          <w:b/>
        </w:rPr>
        <w:t>8</w:t>
      </w:r>
      <w:r w:rsidRPr="00F75662">
        <w:t>, 218-232, doi:10.1111/j.1462-5822.2005.00612.x (2006).</w:t>
      </w:r>
    </w:p>
    <w:p w14:paraId="47657421" w14:textId="77777777" w:rsidR="00F75662" w:rsidRPr="00F75662" w:rsidRDefault="00F75662" w:rsidP="00F75662">
      <w:pPr>
        <w:pStyle w:val="EndNoteBibliography"/>
        <w:ind w:left="720" w:hanging="720"/>
      </w:pPr>
      <w:r w:rsidRPr="00F75662">
        <w:t>3</w:t>
      </w:r>
      <w:r w:rsidRPr="00F75662">
        <w:tab/>
        <w:t xml:space="preserve">Chao, M. C. &amp; Rubin, E. J. Letting sleeping dos lie: does dormancy play a role in tuberculosis? </w:t>
      </w:r>
      <w:r w:rsidRPr="00F75662">
        <w:rPr>
          <w:i/>
        </w:rPr>
        <w:t>Annu Rev Microbiol</w:t>
      </w:r>
      <w:r w:rsidRPr="00F75662">
        <w:t xml:space="preserve"> </w:t>
      </w:r>
      <w:r w:rsidRPr="00F75662">
        <w:rPr>
          <w:b/>
        </w:rPr>
        <w:t>64</w:t>
      </w:r>
      <w:r w:rsidRPr="00F75662">
        <w:t>, 293-311, doi:10.1146/annurev.micro.112408.134043 (2010).</w:t>
      </w:r>
    </w:p>
    <w:p w14:paraId="1D82FEEC" w14:textId="77777777" w:rsidR="00F75662" w:rsidRPr="00F75662" w:rsidRDefault="00F75662" w:rsidP="00F75662">
      <w:pPr>
        <w:pStyle w:val="EndNoteBibliography"/>
        <w:ind w:left="720" w:hanging="720"/>
      </w:pPr>
      <w:r w:rsidRPr="00F75662">
        <w:t>4</w:t>
      </w:r>
      <w:r w:rsidRPr="00F75662">
        <w:tab/>
        <w:t xml:space="preserve">Wayne, L. G. &amp; Sohaskey, C. D. Nonreplicating persistence of mycobacterium tuberculosis. </w:t>
      </w:r>
      <w:r w:rsidRPr="00F75662">
        <w:rPr>
          <w:i/>
        </w:rPr>
        <w:t>Annu Rev Microbiol</w:t>
      </w:r>
      <w:r w:rsidRPr="00F75662">
        <w:t xml:space="preserve"> </w:t>
      </w:r>
      <w:r w:rsidRPr="00F75662">
        <w:rPr>
          <w:b/>
        </w:rPr>
        <w:t>55</w:t>
      </w:r>
      <w:r w:rsidRPr="00F75662">
        <w:t>, 139-163, doi:10.1146/annurev.micro.55.1.139 (2001).</w:t>
      </w:r>
    </w:p>
    <w:p w14:paraId="26FEB234" w14:textId="77777777" w:rsidR="00F75662" w:rsidRPr="00F75662" w:rsidRDefault="00F75662" w:rsidP="00F75662">
      <w:pPr>
        <w:pStyle w:val="EndNoteBibliography"/>
        <w:ind w:left="720" w:hanging="720"/>
      </w:pPr>
      <w:r w:rsidRPr="00F75662">
        <w:t>5</w:t>
      </w:r>
      <w:r w:rsidRPr="00F75662">
        <w:tab/>
        <w:t xml:space="preserve">Wayne, L. G. &amp; Hayes, L. G. An in vitro model for sequential study of shiftdown of Mycobacterium tuberculosis through two stages of nonreplicating persistence. </w:t>
      </w:r>
      <w:r w:rsidRPr="00F75662">
        <w:rPr>
          <w:i/>
        </w:rPr>
        <w:t>Infect Immun</w:t>
      </w:r>
      <w:r w:rsidRPr="00F75662">
        <w:t xml:space="preserve"> </w:t>
      </w:r>
      <w:r w:rsidRPr="00F75662">
        <w:rPr>
          <w:b/>
        </w:rPr>
        <w:t>64</w:t>
      </w:r>
      <w:r w:rsidRPr="00F75662">
        <w:t>, 2062-2069 (1996).</w:t>
      </w:r>
    </w:p>
    <w:p w14:paraId="7267FE07" w14:textId="77777777" w:rsidR="00F75662" w:rsidRPr="00F75662" w:rsidRDefault="00F75662" w:rsidP="00F75662">
      <w:pPr>
        <w:pStyle w:val="EndNoteBibliography"/>
        <w:ind w:left="720" w:hanging="720"/>
      </w:pPr>
      <w:r w:rsidRPr="00F75662">
        <w:t>6</w:t>
      </w:r>
      <w:r w:rsidRPr="00F75662">
        <w:tab/>
        <w:t xml:space="preserve">Kempner, W. Oxygen tension and the tubercle bacillus. </w:t>
      </w:r>
      <w:r w:rsidRPr="00F75662">
        <w:rPr>
          <w:i/>
        </w:rPr>
        <w:t>Am Rev Tubercul</w:t>
      </w:r>
      <w:r w:rsidRPr="00F75662">
        <w:t xml:space="preserve"> </w:t>
      </w:r>
      <w:r w:rsidRPr="00F75662">
        <w:rPr>
          <w:b/>
        </w:rPr>
        <w:t>40</w:t>
      </w:r>
      <w:r w:rsidRPr="00F75662">
        <w:t>, 157-168 (1939).</w:t>
      </w:r>
    </w:p>
    <w:p w14:paraId="1D6778C9" w14:textId="77777777" w:rsidR="00F75662" w:rsidRPr="00F75662" w:rsidRDefault="00F75662" w:rsidP="00F75662">
      <w:pPr>
        <w:pStyle w:val="EndNoteBibliography"/>
        <w:ind w:left="720" w:hanging="720"/>
      </w:pPr>
      <w:r w:rsidRPr="00F75662">
        <w:t>7</w:t>
      </w:r>
      <w:r w:rsidRPr="00F75662">
        <w:tab/>
        <w:t>Yuan, Y.</w:t>
      </w:r>
      <w:r w:rsidRPr="00F75662">
        <w:rPr>
          <w:i/>
        </w:rPr>
        <w:t xml:space="preserve"> et al.</w:t>
      </w:r>
      <w:r w:rsidRPr="00F75662">
        <w:t xml:space="preserve"> The 16-kDa alpha-crystallin (Acr) protein of Mycobacterium tuberculosis is required for growth in macrophages. </w:t>
      </w:r>
      <w:r w:rsidRPr="00F75662">
        <w:rPr>
          <w:i/>
        </w:rPr>
        <w:t>Proc Natl Acad Sci U S A</w:t>
      </w:r>
      <w:r w:rsidRPr="00F75662">
        <w:t xml:space="preserve"> </w:t>
      </w:r>
      <w:r w:rsidRPr="00F75662">
        <w:rPr>
          <w:b/>
        </w:rPr>
        <w:t>95</w:t>
      </w:r>
      <w:r w:rsidRPr="00F75662">
        <w:t>, 9578-9583 (1998).</w:t>
      </w:r>
    </w:p>
    <w:p w14:paraId="564DA034" w14:textId="77777777" w:rsidR="00F75662" w:rsidRPr="00F75662" w:rsidRDefault="00F75662" w:rsidP="00F75662">
      <w:pPr>
        <w:pStyle w:val="EndNoteBibliography"/>
        <w:ind w:left="720" w:hanging="720"/>
      </w:pPr>
      <w:r w:rsidRPr="00F75662">
        <w:t>8</w:t>
      </w:r>
      <w:r w:rsidRPr="00F75662">
        <w:tab/>
        <w:t xml:space="preserve">Rustad, T. R., Harrell, M. I., Liao, R. &amp; Sherman, D. R. The enduring hypoxic response of Mycobacterium tuberculosis. </w:t>
      </w:r>
      <w:r w:rsidRPr="00F75662">
        <w:rPr>
          <w:i/>
        </w:rPr>
        <w:t>PLoS One</w:t>
      </w:r>
      <w:r w:rsidRPr="00F75662">
        <w:t xml:space="preserve"> </w:t>
      </w:r>
      <w:r w:rsidRPr="00F75662">
        <w:rPr>
          <w:b/>
        </w:rPr>
        <w:t>3</w:t>
      </w:r>
      <w:r w:rsidRPr="00F75662">
        <w:t>, e1502, doi:10.1371/journal.pone.0001502 (2008).</w:t>
      </w:r>
    </w:p>
    <w:p w14:paraId="63E8BED5" w14:textId="77777777" w:rsidR="00F75662" w:rsidRPr="00F75662" w:rsidRDefault="00F75662" w:rsidP="00F75662">
      <w:pPr>
        <w:pStyle w:val="EndNoteBibliography"/>
        <w:ind w:left="720" w:hanging="720"/>
      </w:pPr>
      <w:r w:rsidRPr="00F75662">
        <w:t>9</w:t>
      </w:r>
      <w:r w:rsidRPr="00F75662">
        <w:tab/>
        <w:t xml:space="preserve">Muttucumaru, D. G., Roberts, G., Hinds, J., Stabler, R. A. &amp; Parish, T. Gene expression profile of Mycobacterium tuberculosis in a non-replicating state. </w:t>
      </w:r>
      <w:r w:rsidRPr="00F75662">
        <w:rPr>
          <w:i/>
        </w:rPr>
        <w:t>Tuberculosis (Edinb)</w:t>
      </w:r>
      <w:r w:rsidRPr="00F75662">
        <w:t xml:space="preserve"> </w:t>
      </w:r>
      <w:r w:rsidRPr="00F75662">
        <w:rPr>
          <w:b/>
        </w:rPr>
        <w:t>84</w:t>
      </w:r>
      <w:r w:rsidRPr="00F75662">
        <w:t>, 239-246, doi:10.1016/j.tube.2003.12.006 (2004).</w:t>
      </w:r>
    </w:p>
    <w:p w14:paraId="5B6C8D54" w14:textId="77777777" w:rsidR="00F75662" w:rsidRPr="00F75662" w:rsidRDefault="00F75662" w:rsidP="00F75662">
      <w:pPr>
        <w:pStyle w:val="EndNoteBibliography"/>
        <w:ind w:left="720" w:hanging="720"/>
      </w:pPr>
      <w:r w:rsidRPr="00F75662">
        <w:t>10</w:t>
      </w:r>
      <w:r w:rsidRPr="00F75662">
        <w:tab/>
        <w:t>Sherman, D. R.</w:t>
      </w:r>
      <w:r w:rsidRPr="00F75662">
        <w:rPr>
          <w:i/>
        </w:rPr>
        <w:t xml:space="preserve"> et al.</w:t>
      </w:r>
      <w:r w:rsidRPr="00F75662">
        <w:t xml:space="preserve"> Regulation of the Mycobacterium tuberculosis hypoxic response gene encoding alpha -crystallin. </w:t>
      </w:r>
      <w:r w:rsidRPr="00F75662">
        <w:rPr>
          <w:i/>
        </w:rPr>
        <w:t>Proc Natl Acad Sci U S A</w:t>
      </w:r>
      <w:r w:rsidRPr="00F75662">
        <w:t xml:space="preserve"> </w:t>
      </w:r>
      <w:r w:rsidRPr="00F75662">
        <w:rPr>
          <w:b/>
        </w:rPr>
        <w:t>98</w:t>
      </w:r>
      <w:r w:rsidRPr="00F75662">
        <w:t>, 7534-7539, doi:10.1073/pnas.121172498 (2001).</w:t>
      </w:r>
    </w:p>
    <w:p w14:paraId="5A7F6BE4" w14:textId="77777777" w:rsidR="00F75662" w:rsidRPr="00F75662" w:rsidRDefault="00F75662" w:rsidP="00F75662">
      <w:pPr>
        <w:pStyle w:val="EndNoteBibliography"/>
        <w:ind w:left="720" w:hanging="720"/>
      </w:pPr>
      <w:r w:rsidRPr="00F75662">
        <w:lastRenderedPageBreak/>
        <w:t>11</w:t>
      </w:r>
      <w:r w:rsidRPr="00F75662">
        <w:tab/>
        <w:t xml:space="preserve">Boon, C. &amp; Dick, T. Mycobacterium bovis BCG response regulator essential for hypoxic dormancy. </w:t>
      </w:r>
      <w:r w:rsidRPr="00F75662">
        <w:rPr>
          <w:i/>
        </w:rPr>
        <w:t>J Bacteriol</w:t>
      </w:r>
      <w:r w:rsidRPr="00F75662">
        <w:t xml:space="preserve"> </w:t>
      </w:r>
      <w:r w:rsidRPr="00F75662">
        <w:rPr>
          <w:b/>
        </w:rPr>
        <w:t>184</w:t>
      </w:r>
      <w:r w:rsidRPr="00F75662">
        <w:t>, 6760-6767 (2002).</w:t>
      </w:r>
    </w:p>
    <w:p w14:paraId="21B89D5E" w14:textId="77777777" w:rsidR="00F75662" w:rsidRPr="00F75662" w:rsidRDefault="00F75662" w:rsidP="00F75662">
      <w:pPr>
        <w:pStyle w:val="EndNoteBibliography"/>
        <w:ind w:left="720" w:hanging="720"/>
      </w:pPr>
      <w:r w:rsidRPr="00F75662">
        <w:t>12</w:t>
      </w:r>
      <w:r w:rsidRPr="00F75662">
        <w:tab/>
        <w:t xml:space="preserve">Rustad, T. R., Sherrid, A. M., Minch, K. J. &amp; Sherman, D. R. Hypoxia: a window into Mycobacterium tuberculosis latency. </w:t>
      </w:r>
      <w:r w:rsidRPr="00F75662">
        <w:rPr>
          <w:i/>
        </w:rPr>
        <w:t>Cell Microbiol</w:t>
      </w:r>
      <w:r w:rsidRPr="00F75662">
        <w:t xml:space="preserve"> </w:t>
      </w:r>
      <w:r w:rsidRPr="00F75662">
        <w:rPr>
          <w:b/>
        </w:rPr>
        <w:t>11</w:t>
      </w:r>
      <w:r w:rsidRPr="00F75662">
        <w:t>, 1151-1159, doi:10.1111/j.1462-5822.2009.01325.x (2009).</w:t>
      </w:r>
    </w:p>
    <w:p w14:paraId="5EA91A70" w14:textId="77777777" w:rsidR="00F75662" w:rsidRPr="00F75662" w:rsidRDefault="00F75662" w:rsidP="00F75662">
      <w:pPr>
        <w:pStyle w:val="EndNoteBibliography"/>
        <w:ind w:left="720" w:hanging="720"/>
      </w:pPr>
      <w:r w:rsidRPr="00F75662">
        <w:t>13</w:t>
      </w:r>
      <w:r w:rsidRPr="00F75662">
        <w:tab/>
        <w:t xml:space="preserve">Bottai, D. &amp; Brosch, R. Mycobacterial PE, PPE and ESX clusters: novel insights into the secretion of these most unusual protein families. </w:t>
      </w:r>
      <w:r w:rsidRPr="00F75662">
        <w:rPr>
          <w:i/>
        </w:rPr>
        <w:t>Mol Microbiol</w:t>
      </w:r>
      <w:r w:rsidRPr="00F75662">
        <w:t xml:space="preserve"> </w:t>
      </w:r>
      <w:r w:rsidRPr="00F75662">
        <w:rPr>
          <w:b/>
        </w:rPr>
        <w:t>73</w:t>
      </w:r>
      <w:r w:rsidRPr="00F75662">
        <w:t>, 325-328, doi:10.1111/j.1365-2958.2009.06784.x (2009).</w:t>
      </w:r>
    </w:p>
    <w:p w14:paraId="2C517E86" w14:textId="77777777" w:rsidR="00F75662" w:rsidRPr="00F75662" w:rsidRDefault="00F75662" w:rsidP="00F75662">
      <w:pPr>
        <w:pStyle w:val="EndNoteBibliography"/>
        <w:ind w:left="720" w:hanging="720"/>
      </w:pPr>
      <w:r w:rsidRPr="00F75662">
        <w:t>14</w:t>
      </w:r>
      <w:r w:rsidRPr="00F75662">
        <w:tab/>
        <w:t xml:space="preserve">Tiwari, B. M., Kannan, N., Vemu, L. &amp; Raghunand, T. R. The Mycobacterium tuberculosis PE proteins Rv0285 and Rv1386 modulate innate immunity and mediate bacillary survival in macrophages. </w:t>
      </w:r>
      <w:r w:rsidRPr="00F75662">
        <w:rPr>
          <w:i/>
        </w:rPr>
        <w:t>PLoS One</w:t>
      </w:r>
      <w:r w:rsidRPr="00F75662">
        <w:t xml:space="preserve"> </w:t>
      </w:r>
      <w:r w:rsidRPr="00F75662">
        <w:rPr>
          <w:b/>
        </w:rPr>
        <w:t>7</w:t>
      </w:r>
      <w:r w:rsidRPr="00F75662">
        <w:t>, e51686, doi:10.1371/journal.pone.0051686 (2012).</w:t>
      </w:r>
    </w:p>
    <w:p w14:paraId="6161D073" w14:textId="77777777" w:rsidR="00F75662" w:rsidRPr="00F75662" w:rsidRDefault="00F75662" w:rsidP="00F75662">
      <w:pPr>
        <w:pStyle w:val="EndNoteBibliography"/>
        <w:ind w:left="720" w:hanging="720"/>
      </w:pPr>
      <w:r w:rsidRPr="00F75662">
        <w:t>15</w:t>
      </w:r>
      <w:r w:rsidRPr="00F75662">
        <w:tab/>
        <w:t>Cole, S. T.</w:t>
      </w:r>
      <w:r w:rsidRPr="00F75662">
        <w:rPr>
          <w:i/>
        </w:rPr>
        <w:t xml:space="preserve"> et al.</w:t>
      </w:r>
      <w:r w:rsidRPr="00F75662">
        <w:t xml:space="preserve"> Deciphering the biology of Mycobacterium tuberculosis from the complete genome sequence. </w:t>
      </w:r>
      <w:r w:rsidRPr="00F75662">
        <w:rPr>
          <w:i/>
        </w:rPr>
        <w:t>Nature</w:t>
      </w:r>
      <w:r w:rsidRPr="00F75662">
        <w:t xml:space="preserve"> </w:t>
      </w:r>
      <w:r w:rsidRPr="00F75662">
        <w:rPr>
          <w:b/>
        </w:rPr>
        <w:t>393</w:t>
      </w:r>
      <w:r w:rsidRPr="00F75662">
        <w:t>, 537-544, doi:10.1038/31159 (1998).</w:t>
      </w:r>
    </w:p>
    <w:p w14:paraId="48FC8B07" w14:textId="77777777" w:rsidR="00F75662" w:rsidRPr="00F75662" w:rsidRDefault="00F75662" w:rsidP="00F75662">
      <w:pPr>
        <w:pStyle w:val="EndNoteBibliography"/>
        <w:ind w:left="720" w:hanging="720"/>
      </w:pPr>
      <w:r w:rsidRPr="00F75662">
        <w:t>16</w:t>
      </w:r>
      <w:r w:rsidRPr="00F75662">
        <w:tab/>
        <w:t>Abdallah, A. M.</w:t>
      </w:r>
      <w:r w:rsidRPr="00F75662">
        <w:rPr>
          <w:i/>
        </w:rPr>
        <w:t xml:space="preserve"> et al.</w:t>
      </w:r>
      <w:r w:rsidRPr="00F75662">
        <w:t xml:space="preserve"> The ESX-5 secretion system of Mycobacterium marinum modulates the macrophage response. </w:t>
      </w:r>
      <w:r w:rsidRPr="00F75662">
        <w:rPr>
          <w:i/>
        </w:rPr>
        <w:t>J Immunol</w:t>
      </w:r>
      <w:r w:rsidRPr="00F75662">
        <w:t xml:space="preserve"> </w:t>
      </w:r>
      <w:r w:rsidRPr="00F75662">
        <w:rPr>
          <w:b/>
        </w:rPr>
        <w:t>181</w:t>
      </w:r>
      <w:r w:rsidRPr="00F75662">
        <w:t>, 7166-7175 (2008).</w:t>
      </w:r>
    </w:p>
    <w:p w14:paraId="11DCB24C" w14:textId="77777777" w:rsidR="00F75662" w:rsidRPr="00F75662" w:rsidRDefault="00F75662" w:rsidP="00F75662">
      <w:pPr>
        <w:pStyle w:val="EndNoteBibliography"/>
        <w:ind w:left="720" w:hanging="720"/>
      </w:pPr>
      <w:r w:rsidRPr="00F75662">
        <w:t>17</w:t>
      </w:r>
      <w:r w:rsidRPr="00F75662">
        <w:tab/>
        <w:t>Kavvas, E. S.</w:t>
      </w:r>
      <w:r w:rsidRPr="00F75662">
        <w:rPr>
          <w:i/>
        </w:rPr>
        <w:t xml:space="preserve"> et al.</w:t>
      </w:r>
      <w:r w:rsidRPr="00F75662">
        <w:t xml:space="preserve"> Updated and standardized genome-scale reconstruction of Mycobacterium tuberculosis H37Rv, iEK1011, simulates flux states indicative of physiological conditions. </w:t>
      </w:r>
      <w:r w:rsidRPr="00F75662">
        <w:rPr>
          <w:i/>
        </w:rPr>
        <w:t>BMC Syst Biol</w:t>
      </w:r>
      <w:r w:rsidRPr="00F75662">
        <w:t xml:space="preserve"> </w:t>
      </w:r>
      <w:r w:rsidRPr="00F75662">
        <w:rPr>
          <w:b/>
        </w:rPr>
        <w:t>12</w:t>
      </w:r>
      <w:r w:rsidRPr="00F75662">
        <w:t>, 25, doi:10.1186/s12918-018-0557-y (2018).</w:t>
      </w:r>
    </w:p>
    <w:p w14:paraId="62E1FEB7" w14:textId="77777777" w:rsidR="00F75662" w:rsidRPr="00F75662" w:rsidRDefault="00F75662" w:rsidP="00F75662">
      <w:pPr>
        <w:pStyle w:val="EndNoteBibliography"/>
        <w:ind w:left="720" w:hanging="720"/>
      </w:pPr>
      <w:r w:rsidRPr="00F75662">
        <w:t>18</w:t>
      </w:r>
      <w:r w:rsidRPr="00F75662">
        <w:tab/>
        <w:t xml:space="preserve">McMahon, M. D., Rush, J. S. &amp; Thomas, M. G. Analyses of MbtB, MbtE, and MbtF suggest revisions to the mycobactin biosynthesis pathway in Mycobacterium tuberculosis. </w:t>
      </w:r>
      <w:r w:rsidRPr="00F75662">
        <w:rPr>
          <w:i/>
        </w:rPr>
        <w:t>J Bacteriol</w:t>
      </w:r>
      <w:r w:rsidRPr="00F75662">
        <w:t xml:space="preserve"> </w:t>
      </w:r>
      <w:r w:rsidRPr="00F75662">
        <w:rPr>
          <w:b/>
        </w:rPr>
        <w:t>194</w:t>
      </w:r>
      <w:r w:rsidRPr="00F75662">
        <w:t>, 2809-2818, doi:10.1128/JB.00088-12 (2012).</w:t>
      </w:r>
    </w:p>
    <w:p w14:paraId="48795E06" w14:textId="77777777" w:rsidR="00F75662" w:rsidRPr="00F75662" w:rsidRDefault="00F75662" w:rsidP="00F75662">
      <w:pPr>
        <w:pStyle w:val="EndNoteBibliography"/>
        <w:ind w:left="720" w:hanging="720"/>
      </w:pPr>
      <w:r w:rsidRPr="00F75662">
        <w:t>19</w:t>
      </w:r>
      <w:r w:rsidRPr="00F75662">
        <w:tab/>
        <w:t xml:space="preserve">Mangan, S., Zaslaver, A. &amp; Alon, U. The coherent feedforward loop serves as a sign-sensitive delay element in transcription networks. </w:t>
      </w:r>
      <w:r w:rsidRPr="00F75662">
        <w:rPr>
          <w:i/>
        </w:rPr>
        <w:t>J Mol Biol</w:t>
      </w:r>
      <w:r w:rsidRPr="00F75662">
        <w:t xml:space="preserve"> </w:t>
      </w:r>
      <w:r w:rsidRPr="00F75662">
        <w:rPr>
          <w:b/>
        </w:rPr>
        <w:t>334</w:t>
      </w:r>
      <w:r w:rsidRPr="00F75662">
        <w:t>, 197-204 (2003).</w:t>
      </w:r>
    </w:p>
    <w:p w14:paraId="1B1AF810" w14:textId="77777777" w:rsidR="00F75662" w:rsidRPr="00F75662" w:rsidRDefault="00F75662" w:rsidP="00F75662">
      <w:pPr>
        <w:pStyle w:val="EndNoteBibliography"/>
        <w:ind w:left="720" w:hanging="720"/>
      </w:pPr>
      <w:r w:rsidRPr="00F75662">
        <w:t>20</w:t>
      </w:r>
      <w:r w:rsidRPr="00F75662">
        <w:tab/>
        <w:t>Minch, K. J.</w:t>
      </w:r>
      <w:r w:rsidRPr="00F75662">
        <w:rPr>
          <w:i/>
        </w:rPr>
        <w:t xml:space="preserve"> et al.</w:t>
      </w:r>
      <w:r w:rsidRPr="00F75662">
        <w:t xml:space="preserve"> The DNA-binding network of Mycobacterium tuberculosis. </w:t>
      </w:r>
      <w:r w:rsidRPr="00F75662">
        <w:rPr>
          <w:i/>
        </w:rPr>
        <w:t>Nat Commun</w:t>
      </w:r>
      <w:r w:rsidRPr="00F75662">
        <w:t xml:space="preserve"> </w:t>
      </w:r>
      <w:r w:rsidRPr="00F75662">
        <w:rPr>
          <w:b/>
        </w:rPr>
        <w:t>6</w:t>
      </w:r>
      <w:r w:rsidRPr="00F75662">
        <w:t>, 5829, doi:10.1038/ncomms6829 (2015).</w:t>
      </w:r>
    </w:p>
    <w:p w14:paraId="6BF443AB" w14:textId="77777777" w:rsidR="00F75662" w:rsidRPr="00F75662" w:rsidRDefault="00F75662" w:rsidP="00F75662">
      <w:pPr>
        <w:pStyle w:val="EndNoteBibliography"/>
        <w:ind w:left="720" w:hanging="720"/>
      </w:pPr>
      <w:r w:rsidRPr="00F75662">
        <w:t>21</w:t>
      </w:r>
      <w:r w:rsidRPr="00F75662">
        <w:tab/>
        <w:t xml:space="preserve">Wernicke, S. &amp; Rasche, F. FANMOD: a tool for fast network motif detection. </w:t>
      </w:r>
      <w:r w:rsidRPr="00F75662">
        <w:rPr>
          <w:i/>
        </w:rPr>
        <w:t>Bioinformatics</w:t>
      </w:r>
      <w:r w:rsidRPr="00F75662">
        <w:t xml:space="preserve"> </w:t>
      </w:r>
      <w:r w:rsidRPr="00F75662">
        <w:rPr>
          <w:b/>
        </w:rPr>
        <w:t>22</w:t>
      </w:r>
      <w:r w:rsidRPr="00F75662">
        <w:t>, 1152-1153, doi:10.1093/bioinformatics/btl038 (2006).</w:t>
      </w:r>
    </w:p>
    <w:p w14:paraId="13D43F6E" w14:textId="77777777" w:rsidR="00F75662" w:rsidRPr="00F75662" w:rsidRDefault="00F75662" w:rsidP="00F75662">
      <w:pPr>
        <w:pStyle w:val="EndNoteBibliography"/>
        <w:ind w:left="720" w:hanging="720"/>
      </w:pPr>
      <w:r w:rsidRPr="00F75662">
        <w:t>22</w:t>
      </w:r>
      <w:r w:rsidRPr="00F75662">
        <w:tab/>
        <w:t>Prosser, G.</w:t>
      </w:r>
      <w:r w:rsidRPr="00F75662">
        <w:rPr>
          <w:i/>
        </w:rPr>
        <w:t xml:space="preserve"> et al.</w:t>
      </w:r>
      <w:r w:rsidRPr="00F75662">
        <w:t xml:space="preserve"> The bacillary and macrophage response to hypoxia in tuberculosis and the consequences for T cell antigen recognition. </w:t>
      </w:r>
      <w:r w:rsidRPr="00F75662">
        <w:rPr>
          <w:i/>
        </w:rPr>
        <w:t>Microbes Infect</w:t>
      </w:r>
      <w:r w:rsidRPr="00F75662">
        <w:t xml:space="preserve"> </w:t>
      </w:r>
      <w:r w:rsidRPr="00F75662">
        <w:rPr>
          <w:b/>
        </w:rPr>
        <w:t>19</w:t>
      </w:r>
      <w:r w:rsidRPr="00F75662">
        <w:t>, 177-192, doi:10.1016/j.micinf.2016.10.001 (2017).</w:t>
      </w:r>
    </w:p>
    <w:p w14:paraId="0FAEDACB" w14:textId="77777777" w:rsidR="00F75662" w:rsidRPr="00F75662" w:rsidRDefault="00F75662" w:rsidP="00F75662">
      <w:pPr>
        <w:pStyle w:val="EndNoteBibliography"/>
        <w:ind w:left="720" w:hanging="720"/>
      </w:pPr>
      <w:r w:rsidRPr="00F75662">
        <w:t>23</w:t>
      </w:r>
      <w:r w:rsidRPr="00F75662">
        <w:tab/>
        <w:t>Galagan, J. E.</w:t>
      </w:r>
      <w:r w:rsidRPr="00F75662">
        <w:rPr>
          <w:i/>
        </w:rPr>
        <w:t xml:space="preserve"> et al.</w:t>
      </w:r>
      <w:r w:rsidRPr="00F75662">
        <w:t xml:space="preserve"> The Mycobacterium tuberculosis regulatory network and hypoxia. </w:t>
      </w:r>
      <w:r w:rsidRPr="00F75662">
        <w:rPr>
          <w:i/>
        </w:rPr>
        <w:t>Nature</w:t>
      </w:r>
      <w:r w:rsidRPr="00F75662">
        <w:t xml:space="preserve"> </w:t>
      </w:r>
      <w:r w:rsidRPr="00F75662">
        <w:rPr>
          <w:b/>
        </w:rPr>
        <w:t>499</w:t>
      </w:r>
      <w:r w:rsidRPr="00F75662">
        <w:t>, 178-183, doi:10.1038/nature12337 (2013).</w:t>
      </w:r>
    </w:p>
    <w:p w14:paraId="1D7EAD72" w14:textId="77777777" w:rsidR="00F75662" w:rsidRPr="00F75662" w:rsidRDefault="00F75662" w:rsidP="00F75662">
      <w:pPr>
        <w:pStyle w:val="EndNoteBibliography"/>
        <w:ind w:left="720" w:hanging="720"/>
      </w:pPr>
      <w:r w:rsidRPr="00F75662">
        <w:t>24</w:t>
      </w:r>
      <w:r w:rsidRPr="00F75662">
        <w:tab/>
        <w:t>Park, H. D.</w:t>
      </w:r>
      <w:r w:rsidRPr="00F75662">
        <w:rPr>
          <w:i/>
        </w:rPr>
        <w:t xml:space="preserve"> et al.</w:t>
      </w:r>
      <w:r w:rsidRPr="00F75662">
        <w:t xml:space="preserve"> Rv3133c/dosR is a transcription factor that mediates the hypoxic response of Mycobacterium tuberculosis. </w:t>
      </w:r>
      <w:r w:rsidRPr="00F75662">
        <w:rPr>
          <w:i/>
        </w:rPr>
        <w:t>Mol Microbiol</w:t>
      </w:r>
      <w:r w:rsidRPr="00F75662">
        <w:t xml:space="preserve"> </w:t>
      </w:r>
      <w:r w:rsidRPr="00F75662">
        <w:rPr>
          <w:b/>
        </w:rPr>
        <w:t>48</w:t>
      </w:r>
      <w:r w:rsidRPr="00F75662">
        <w:t>, 833-843 (2003).</w:t>
      </w:r>
    </w:p>
    <w:p w14:paraId="526AA6CB" w14:textId="77777777" w:rsidR="00F75662" w:rsidRPr="00F75662" w:rsidRDefault="00F75662" w:rsidP="00F75662">
      <w:pPr>
        <w:pStyle w:val="EndNoteBibliography"/>
        <w:ind w:left="720" w:hanging="720"/>
      </w:pPr>
      <w:r w:rsidRPr="00F75662">
        <w:t>25</w:t>
      </w:r>
      <w:r w:rsidRPr="00F75662">
        <w:tab/>
        <w:t xml:space="preserve">Vasudeva-Rao, H. M. &amp; McDonough, K. A. Expression of the Mycobacterium tuberculosis acr-coregulated genes from the DevR (DosR) regulon is controlled by multiple levels of regulation. </w:t>
      </w:r>
      <w:r w:rsidRPr="00F75662">
        <w:rPr>
          <w:i/>
        </w:rPr>
        <w:t>Infect Immun</w:t>
      </w:r>
      <w:r w:rsidRPr="00F75662">
        <w:t xml:space="preserve"> </w:t>
      </w:r>
      <w:r w:rsidRPr="00F75662">
        <w:rPr>
          <w:b/>
        </w:rPr>
        <w:t>76</w:t>
      </w:r>
      <w:r w:rsidRPr="00F75662">
        <w:t>, 2478-2489, doi:10.1128/IAI.01443-07 (2008).</w:t>
      </w:r>
    </w:p>
    <w:p w14:paraId="2FCB2823" w14:textId="77777777" w:rsidR="00F75662" w:rsidRPr="00F75662" w:rsidRDefault="00F75662" w:rsidP="00F75662">
      <w:pPr>
        <w:pStyle w:val="EndNoteBibliography"/>
        <w:ind w:left="720" w:hanging="720"/>
      </w:pPr>
      <w:r w:rsidRPr="00F75662">
        <w:t>26</w:t>
      </w:r>
      <w:r w:rsidRPr="00F75662">
        <w:tab/>
        <w:t>Cortes, T.</w:t>
      </w:r>
      <w:r w:rsidRPr="00F75662">
        <w:rPr>
          <w:i/>
        </w:rPr>
        <w:t xml:space="preserve"> et al.</w:t>
      </w:r>
      <w:r w:rsidRPr="00F75662">
        <w:t xml:space="preserve"> Delayed effects of transcriptional responses in Mycobacterium tuberculosis exposed to nitric oxide suggest other mechanisms involved in survival. </w:t>
      </w:r>
      <w:r w:rsidRPr="00F75662">
        <w:rPr>
          <w:i/>
        </w:rPr>
        <w:t>Sci Rep</w:t>
      </w:r>
      <w:r w:rsidRPr="00F75662">
        <w:t xml:space="preserve"> </w:t>
      </w:r>
      <w:r w:rsidRPr="00F75662">
        <w:rPr>
          <w:b/>
        </w:rPr>
        <w:t>7</w:t>
      </w:r>
      <w:r w:rsidRPr="00F75662">
        <w:t>, 8208, doi:10.1038/s41598-017-08306-1 (2017).</w:t>
      </w:r>
    </w:p>
    <w:p w14:paraId="78B45742" w14:textId="77777777" w:rsidR="00F75662" w:rsidRPr="00F75662" w:rsidRDefault="00F75662" w:rsidP="00F75662">
      <w:pPr>
        <w:pStyle w:val="EndNoteBibliography"/>
        <w:ind w:left="720" w:hanging="720"/>
      </w:pPr>
      <w:r w:rsidRPr="00F75662">
        <w:t>27</w:t>
      </w:r>
      <w:r w:rsidRPr="00F75662">
        <w:tab/>
        <w:t>Geva-Zatorsky, N.</w:t>
      </w:r>
      <w:r w:rsidRPr="00F75662">
        <w:rPr>
          <w:i/>
        </w:rPr>
        <w:t xml:space="preserve"> et al.</w:t>
      </w:r>
      <w:r w:rsidRPr="00F75662">
        <w:t xml:space="preserve"> Oscillations and variability in the p53 system. </w:t>
      </w:r>
      <w:r w:rsidRPr="00F75662">
        <w:rPr>
          <w:i/>
        </w:rPr>
        <w:t>Mol Syst Biol</w:t>
      </w:r>
      <w:r w:rsidRPr="00F75662">
        <w:t xml:space="preserve"> </w:t>
      </w:r>
      <w:r w:rsidRPr="00F75662">
        <w:rPr>
          <w:b/>
        </w:rPr>
        <w:t>2</w:t>
      </w:r>
      <w:r w:rsidRPr="00F75662">
        <w:t>, 2006 0033, doi:10.1038/msb4100068 (2006).</w:t>
      </w:r>
    </w:p>
    <w:p w14:paraId="496F36E4" w14:textId="77777777" w:rsidR="00F75662" w:rsidRPr="00F75662" w:rsidRDefault="00F75662" w:rsidP="00F75662">
      <w:pPr>
        <w:pStyle w:val="EndNoteBibliography"/>
        <w:ind w:left="720" w:hanging="720"/>
      </w:pPr>
      <w:r w:rsidRPr="00F75662">
        <w:t>28</w:t>
      </w:r>
      <w:r w:rsidRPr="00F75662">
        <w:tab/>
        <w:t xml:space="preserve">Kholodenko, B. N. Negative feedback and ultrasensitivity can bring about oscillations in the mitogen-activated protein kinase cascades. </w:t>
      </w:r>
      <w:r w:rsidRPr="00F75662">
        <w:rPr>
          <w:i/>
        </w:rPr>
        <w:t>Eur J Biochem</w:t>
      </w:r>
      <w:r w:rsidRPr="00F75662">
        <w:t xml:space="preserve"> </w:t>
      </w:r>
      <w:r w:rsidRPr="00F75662">
        <w:rPr>
          <w:b/>
        </w:rPr>
        <w:t>267</w:t>
      </w:r>
      <w:r w:rsidRPr="00F75662">
        <w:t>, 1583-1588 (2000).</w:t>
      </w:r>
    </w:p>
    <w:p w14:paraId="03D1427C" w14:textId="77777777" w:rsidR="00F75662" w:rsidRPr="00F75662" w:rsidRDefault="00F75662" w:rsidP="00F75662">
      <w:pPr>
        <w:pStyle w:val="EndNoteBibliography"/>
        <w:ind w:left="720" w:hanging="720"/>
      </w:pPr>
      <w:r w:rsidRPr="00F75662">
        <w:t>29</w:t>
      </w:r>
      <w:r w:rsidRPr="00F75662">
        <w:tab/>
        <w:t xml:space="preserve">Novak, B. &amp; Tyson, J. J. Design principles of biochemical oscillators. </w:t>
      </w:r>
      <w:r w:rsidRPr="00F75662">
        <w:rPr>
          <w:i/>
        </w:rPr>
        <w:t>Nat Rev Mol Cell Biol</w:t>
      </w:r>
      <w:r w:rsidRPr="00F75662">
        <w:t xml:space="preserve"> </w:t>
      </w:r>
      <w:r w:rsidRPr="00F75662">
        <w:rPr>
          <w:b/>
        </w:rPr>
        <w:t>9</w:t>
      </w:r>
      <w:r w:rsidRPr="00F75662">
        <w:t>, 981-991, doi:10.1038/nrm2530 (2008).</w:t>
      </w:r>
    </w:p>
    <w:p w14:paraId="68517BDE" w14:textId="77777777" w:rsidR="00F75662" w:rsidRPr="00F75662" w:rsidRDefault="00F75662" w:rsidP="00F75662">
      <w:pPr>
        <w:pStyle w:val="EndNoteBibliography"/>
        <w:ind w:left="720" w:hanging="720"/>
      </w:pPr>
      <w:r w:rsidRPr="00F75662">
        <w:t>30</w:t>
      </w:r>
      <w:r w:rsidRPr="00F75662">
        <w:tab/>
        <w:t xml:space="preserve">Goentoro, L., Shoval, O., Kirschner, M. W. &amp; Alon, U. The incoherent feedforward loop can provide fold-change detection in gene regulation. </w:t>
      </w:r>
      <w:r w:rsidRPr="00F75662">
        <w:rPr>
          <w:i/>
        </w:rPr>
        <w:t>Mol Cell</w:t>
      </w:r>
      <w:r w:rsidRPr="00F75662">
        <w:t xml:space="preserve"> </w:t>
      </w:r>
      <w:r w:rsidRPr="00F75662">
        <w:rPr>
          <w:b/>
        </w:rPr>
        <w:t>36</w:t>
      </w:r>
      <w:r w:rsidRPr="00F75662">
        <w:t>, 894-899, doi:10.1016/j.molcel.2009.11.018 (2009).</w:t>
      </w:r>
    </w:p>
    <w:p w14:paraId="36A5ECE6" w14:textId="77777777" w:rsidR="00F75662" w:rsidRPr="00F75662" w:rsidRDefault="00F75662" w:rsidP="00F75662">
      <w:pPr>
        <w:pStyle w:val="EndNoteBibliography"/>
        <w:ind w:left="720" w:hanging="720"/>
      </w:pPr>
      <w:r w:rsidRPr="00F75662">
        <w:lastRenderedPageBreak/>
        <w:t>31</w:t>
      </w:r>
      <w:r w:rsidRPr="00F75662">
        <w:tab/>
        <w:t>Horak, C. E.</w:t>
      </w:r>
      <w:r w:rsidRPr="00F75662">
        <w:rPr>
          <w:i/>
        </w:rPr>
        <w:t xml:space="preserve"> et al.</w:t>
      </w:r>
      <w:r w:rsidRPr="00F75662">
        <w:t xml:space="preserve"> Complex transcriptional circuitry at the G1/S transition in Saccharomyces cerevisiae. </w:t>
      </w:r>
      <w:r w:rsidRPr="00F75662">
        <w:rPr>
          <w:i/>
        </w:rPr>
        <w:t>Genes Dev</w:t>
      </w:r>
      <w:r w:rsidRPr="00F75662">
        <w:t xml:space="preserve"> </w:t>
      </w:r>
      <w:r w:rsidRPr="00F75662">
        <w:rPr>
          <w:b/>
        </w:rPr>
        <w:t>16</w:t>
      </w:r>
      <w:r w:rsidRPr="00F75662">
        <w:t>, 3017-3033, doi:10.1101/gad.1039602 (2002).</w:t>
      </w:r>
    </w:p>
    <w:p w14:paraId="24085C6B" w14:textId="77777777" w:rsidR="00F75662" w:rsidRPr="00F75662" w:rsidRDefault="00F75662" w:rsidP="00F75662">
      <w:pPr>
        <w:pStyle w:val="EndNoteBibliography"/>
        <w:ind w:left="720" w:hanging="720"/>
      </w:pPr>
      <w:r w:rsidRPr="00F75662">
        <w:t>32</w:t>
      </w:r>
      <w:r w:rsidRPr="00F75662">
        <w:tab/>
        <w:t>Kwon, Y. S.</w:t>
      </w:r>
      <w:r w:rsidRPr="00F75662">
        <w:rPr>
          <w:i/>
        </w:rPr>
        <w:t xml:space="preserve"> et al.</w:t>
      </w:r>
      <w:r w:rsidRPr="00F75662">
        <w:t xml:space="preserve"> Sensitive ChIP-DSL technology reveals an extensive estrogen receptor alpha-binding program on human gene promoters. </w:t>
      </w:r>
      <w:r w:rsidRPr="00F75662">
        <w:rPr>
          <w:i/>
        </w:rPr>
        <w:t>Proc Natl Acad Sci U S A</w:t>
      </w:r>
      <w:r w:rsidRPr="00F75662">
        <w:t xml:space="preserve"> </w:t>
      </w:r>
      <w:r w:rsidRPr="00F75662">
        <w:rPr>
          <w:b/>
        </w:rPr>
        <w:t>104</w:t>
      </w:r>
      <w:r w:rsidRPr="00F75662">
        <w:t>, 4852-4857, doi:10.1073/pnas.0700715104 (2007).</w:t>
      </w:r>
    </w:p>
    <w:p w14:paraId="54F9D877" w14:textId="77777777" w:rsidR="00F75662" w:rsidRPr="00F75662" w:rsidRDefault="00F75662" w:rsidP="00F75662">
      <w:pPr>
        <w:pStyle w:val="EndNoteBibliography"/>
        <w:ind w:left="720" w:hanging="720"/>
      </w:pPr>
      <w:r w:rsidRPr="00F75662">
        <w:t>33</w:t>
      </w:r>
      <w:r w:rsidRPr="00F75662">
        <w:tab/>
        <w:t>Phuc Le, P.</w:t>
      </w:r>
      <w:r w:rsidRPr="00F75662">
        <w:rPr>
          <w:i/>
        </w:rPr>
        <w:t xml:space="preserve"> et al.</w:t>
      </w:r>
      <w:r w:rsidRPr="00F75662">
        <w:t xml:space="preserve"> Glucocorticoid receptor-dependent gene regulatory networks. </w:t>
      </w:r>
      <w:r w:rsidRPr="00F75662">
        <w:rPr>
          <w:i/>
        </w:rPr>
        <w:t>PLoS Genet</w:t>
      </w:r>
      <w:r w:rsidRPr="00F75662">
        <w:t xml:space="preserve"> </w:t>
      </w:r>
      <w:r w:rsidRPr="00F75662">
        <w:rPr>
          <w:b/>
        </w:rPr>
        <w:t>1</w:t>
      </w:r>
      <w:r w:rsidRPr="00F75662">
        <w:t>, e16, doi:10.1371/journal.pgen.0010016 (2005).</w:t>
      </w:r>
    </w:p>
    <w:p w14:paraId="1FD82B84" w14:textId="77777777" w:rsidR="00F75662" w:rsidRPr="00F75662" w:rsidRDefault="00F75662" w:rsidP="00F75662">
      <w:pPr>
        <w:pStyle w:val="EndNoteBibliography"/>
        <w:ind w:left="720" w:hanging="720"/>
      </w:pPr>
      <w:r w:rsidRPr="00F75662">
        <w:t>34</w:t>
      </w:r>
      <w:r w:rsidRPr="00F75662">
        <w:tab/>
        <w:t>Yang, A.</w:t>
      </w:r>
      <w:r w:rsidRPr="00F75662">
        <w:rPr>
          <w:i/>
        </w:rPr>
        <w:t xml:space="preserve"> et al.</w:t>
      </w:r>
      <w:r w:rsidRPr="00F75662">
        <w:t xml:space="preserve"> Relationships between p63 binding, DNA sequence, transcription activity, and biological function in human cells. </w:t>
      </w:r>
      <w:r w:rsidRPr="00F75662">
        <w:rPr>
          <w:i/>
        </w:rPr>
        <w:t>Mol Cell</w:t>
      </w:r>
      <w:r w:rsidRPr="00F75662">
        <w:t xml:space="preserve"> </w:t>
      </w:r>
      <w:r w:rsidRPr="00F75662">
        <w:rPr>
          <w:b/>
        </w:rPr>
        <w:t>24</w:t>
      </w:r>
      <w:r w:rsidRPr="00F75662">
        <w:t>, 593-602, doi:10.1016/j.molcel.2006.10.018 (2006).</w:t>
      </w:r>
    </w:p>
    <w:p w14:paraId="6EF1E3B5" w14:textId="77777777" w:rsidR="00F75662" w:rsidRPr="00F75662" w:rsidRDefault="00F75662" w:rsidP="00F75662">
      <w:pPr>
        <w:pStyle w:val="EndNoteBibliography"/>
        <w:ind w:left="720" w:hanging="720"/>
      </w:pPr>
      <w:r w:rsidRPr="00F75662">
        <w:t>35</w:t>
      </w:r>
      <w:r w:rsidRPr="00F75662">
        <w:tab/>
        <w:t xml:space="preserve">Dai, Z., Dai, X., Xiang, Q. &amp; Feng, J. Robustness of transcriptional regulatory program influences gene expression variability. </w:t>
      </w:r>
      <w:r w:rsidRPr="00F75662">
        <w:rPr>
          <w:i/>
        </w:rPr>
        <w:t>BMC Genomics</w:t>
      </w:r>
      <w:r w:rsidRPr="00F75662">
        <w:t xml:space="preserve"> </w:t>
      </w:r>
      <w:r w:rsidRPr="00F75662">
        <w:rPr>
          <w:b/>
        </w:rPr>
        <w:t>10</w:t>
      </w:r>
      <w:r w:rsidRPr="00F75662">
        <w:t>, 573, doi:10.1186/1471-2164-10-573 (2009).</w:t>
      </w:r>
    </w:p>
    <w:p w14:paraId="5ADA7954" w14:textId="77777777" w:rsidR="00F75662" w:rsidRPr="00F75662" w:rsidRDefault="00F75662" w:rsidP="00F75662">
      <w:pPr>
        <w:pStyle w:val="EndNoteBibliography"/>
        <w:ind w:left="720" w:hanging="720"/>
      </w:pPr>
      <w:r w:rsidRPr="00F75662">
        <w:t>36</w:t>
      </w:r>
      <w:r w:rsidRPr="00F75662">
        <w:tab/>
        <w:t>Vignali, M.</w:t>
      </w:r>
      <w:r w:rsidRPr="00F75662">
        <w:rPr>
          <w:i/>
        </w:rPr>
        <w:t xml:space="preserve"> et al.</w:t>
      </w:r>
      <w:r w:rsidRPr="00F75662">
        <w:t xml:space="preserve"> NSR-seq transcriptional profiling enables identification of a gene signature of Plasmodium falciparum parasites infecting children. </w:t>
      </w:r>
      <w:r w:rsidRPr="00F75662">
        <w:rPr>
          <w:i/>
        </w:rPr>
        <w:t>J Clin Invest</w:t>
      </w:r>
      <w:r w:rsidRPr="00F75662">
        <w:t xml:space="preserve"> </w:t>
      </w:r>
      <w:r w:rsidRPr="00F75662">
        <w:rPr>
          <w:b/>
        </w:rPr>
        <w:t>121</w:t>
      </w:r>
      <w:r w:rsidRPr="00F75662">
        <w:t>, 1119-1129, doi:10.1172/JCI43457 (2011).</w:t>
      </w:r>
    </w:p>
    <w:p w14:paraId="22F598CD" w14:textId="77777777" w:rsidR="00F75662" w:rsidRPr="00F75662" w:rsidRDefault="00F75662" w:rsidP="00F75662">
      <w:pPr>
        <w:pStyle w:val="EndNoteBibliography"/>
        <w:ind w:left="720" w:hanging="720"/>
      </w:pPr>
      <w:r w:rsidRPr="00F75662">
        <w:t>37</w:t>
      </w:r>
      <w:r w:rsidRPr="00F75662">
        <w:tab/>
        <w:t xml:space="preserve">Langmead, B. &amp; Salzberg, S. L. Fast gapped-read alignment with Bowtie 2. </w:t>
      </w:r>
      <w:r w:rsidRPr="00F75662">
        <w:rPr>
          <w:i/>
        </w:rPr>
        <w:t>Nat Methods</w:t>
      </w:r>
      <w:r w:rsidRPr="00F75662">
        <w:t xml:space="preserve"> </w:t>
      </w:r>
      <w:r w:rsidRPr="00F75662">
        <w:rPr>
          <w:b/>
        </w:rPr>
        <w:t>9</w:t>
      </w:r>
      <w:r w:rsidRPr="00F75662">
        <w:t>, 357-359, doi:10.1038/nmeth.1923 (2012).</w:t>
      </w:r>
    </w:p>
    <w:p w14:paraId="1F1FCBE5" w14:textId="77777777" w:rsidR="00F75662" w:rsidRPr="00F75662" w:rsidRDefault="00F75662" w:rsidP="00F75662">
      <w:pPr>
        <w:pStyle w:val="EndNoteBibliography"/>
        <w:ind w:left="720" w:hanging="720"/>
      </w:pPr>
      <w:r w:rsidRPr="00F75662">
        <w:t>38</w:t>
      </w:r>
      <w:r w:rsidRPr="00F75662">
        <w:tab/>
        <w:t>Rustad, T. R.</w:t>
      </w:r>
      <w:r w:rsidRPr="00F75662">
        <w:rPr>
          <w:i/>
        </w:rPr>
        <w:t xml:space="preserve"> et al.</w:t>
      </w:r>
      <w:r w:rsidRPr="00F75662">
        <w:t xml:space="preserve"> Mapping and manipulating the Mycobacterium tuberculosis transcriptome using a transcription factor overexpression-derived regulatory network. </w:t>
      </w:r>
      <w:r w:rsidRPr="00F75662">
        <w:rPr>
          <w:i/>
        </w:rPr>
        <w:t>Genome Biol</w:t>
      </w:r>
      <w:r w:rsidRPr="00F75662">
        <w:t xml:space="preserve"> </w:t>
      </w:r>
      <w:r w:rsidRPr="00F75662">
        <w:rPr>
          <w:b/>
        </w:rPr>
        <w:t>15</w:t>
      </w:r>
      <w:r w:rsidRPr="00F75662">
        <w:t>, 502, doi:10.1186/PREACCEPT-1701638048134699 (2014).</w:t>
      </w:r>
    </w:p>
    <w:p w14:paraId="05B50DB4" w14:textId="194FA2A8" w:rsidR="00757E74" w:rsidRDefault="00C6047F" w:rsidP="00C6047F">
      <w:pPr>
        <w:widowControl w:val="0"/>
        <w:contextualSpacing w:val="0"/>
        <w:jc w:val="both"/>
        <w:rPr>
          <w:rFonts w:ascii="Times New Roman" w:hAnsi="Times New Roman" w:cs="Times New Roman"/>
        </w:rPr>
      </w:pPr>
      <w:r>
        <w:rPr>
          <w:rFonts w:ascii="Times New Roman" w:eastAsia="Times New Roman" w:hAnsi="Times New Roman" w:cs="Times New Roman"/>
        </w:rPr>
        <w:fldChar w:fldCharType="end"/>
      </w:r>
    </w:p>
    <w:p w14:paraId="6265E470" w14:textId="266299D1" w:rsidR="00BE0C3E" w:rsidRDefault="00BE0C3E" w:rsidP="00BE0C3E">
      <w:pPr>
        <w:autoSpaceDE w:val="0"/>
        <w:autoSpaceDN w:val="0"/>
        <w:adjustRightInd w:val="0"/>
        <w:jc w:val="both"/>
        <w:rPr>
          <w:rFonts w:ascii="Times New Roman" w:hAnsi="Times New Roman" w:cs="Times New Roman"/>
        </w:rPr>
      </w:pPr>
      <w:r w:rsidRPr="00F71E7F">
        <w:rPr>
          <w:rFonts w:ascii="Times New Roman" w:hAnsi="Times New Roman" w:cs="Times New Roman"/>
          <w:b/>
        </w:rPr>
        <w:t>Acknowledgements</w:t>
      </w:r>
      <w:r w:rsidRPr="00097184">
        <w:rPr>
          <w:rFonts w:ascii="Times New Roman" w:hAnsi="Times New Roman" w:cs="Times New Roman"/>
        </w:rPr>
        <w:t>:</w:t>
      </w:r>
      <w:r>
        <w:rPr>
          <w:rFonts w:ascii="Times New Roman" w:hAnsi="Times New Roman" w:cs="Times New Roman"/>
        </w:rPr>
        <w:t xml:space="preserve"> </w:t>
      </w:r>
      <w:r w:rsidR="00FA30DE">
        <w:rPr>
          <w:rFonts w:ascii="Times New Roman" w:hAnsi="Times New Roman" w:cs="Times New Roman"/>
        </w:rPr>
        <w:t xml:space="preserve">We thank members of the </w:t>
      </w:r>
      <w:proofErr w:type="spellStart"/>
      <w:r w:rsidR="00FA30DE">
        <w:rPr>
          <w:rFonts w:ascii="Times New Roman" w:hAnsi="Times New Roman" w:cs="Times New Roman"/>
        </w:rPr>
        <w:t>Baliga</w:t>
      </w:r>
      <w:proofErr w:type="spellEnd"/>
      <w:r w:rsidR="00FA30DE">
        <w:rPr>
          <w:rFonts w:ascii="Times New Roman" w:hAnsi="Times New Roman" w:cs="Times New Roman"/>
        </w:rPr>
        <w:t xml:space="preserve"> </w:t>
      </w:r>
      <w:r w:rsidR="00BA229B">
        <w:rPr>
          <w:rFonts w:ascii="Times New Roman" w:hAnsi="Times New Roman" w:cs="Times New Roman"/>
        </w:rPr>
        <w:t xml:space="preserve">(in particular Christopher </w:t>
      </w:r>
      <w:proofErr w:type="spellStart"/>
      <w:r w:rsidR="00BA229B">
        <w:rPr>
          <w:rFonts w:ascii="Times New Roman" w:hAnsi="Times New Roman" w:cs="Times New Roman"/>
        </w:rPr>
        <w:t>Plaisier</w:t>
      </w:r>
      <w:proofErr w:type="spellEnd"/>
      <w:r w:rsidR="00AA0157">
        <w:rPr>
          <w:rFonts w:ascii="Times New Roman" w:hAnsi="Times New Roman" w:cs="Times New Roman"/>
        </w:rPr>
        <w:t xml:space="preserve"> now at Arizona State University</w:t>
      </w:r>
      <w:r w:rsidR="00BA229B">
        <w:rPr>
          <w:rFonts w:ascii="Times New Roman" w:hAnsi="Times New Roman" w:cs="Times New Roman"/>
        </w:rPr>
        <w:t xml:space="preserve">) </w:t>
      </w:r>
      <w:r w:rsidR="00FA30DE">
        <w:rPr>
          <w:rFonts w:ascii="Times New Roman" w:hAnsi="Times New Roman" w:cs="Times New Roman"/>
        </w:rPr>
        <w:t xml:space="preserve">and </w:t>
      </w:r>
      <w:proofErr w:type="spellStart"/>
      <w:r w:rsidR="00FA30DE">
        <w:rPr>
          <w:rFonts w:ascii="Times New Roman" w:hAnsi="Times New Roman" w:cs="Times New Roman"/>
        </w:rPr>
        <w:t>Shmulevich</w:t>
      </w:r>
      <w:proofErr w:type="spellEnd"/>
      <w:r w:rsidR="00BA229B">
        <w:rPr>
          <w:rFonts w:ascii="Times New Roman" w:hAnsi="Times New Roman" w:cs="Times New Roman"/>
        </w:rPr>
        <w:t xml:space="preserve"> labs for critical discussions and </w:t>
      </w:r>
      <w:r w:rsidR="00FA30DE">
        <w:rPr>
          <w:rFonts w:ascii="Times New Roman" w:hAnsi="Times New Roman" w:cs="Times New Roman"/>
        </w:rPr>
        <w:t xml:space="preserve">Lee </w:t>
      </w:r>
      <w:proofErr w:type="spellStart"/>
      <w:r w:rsidR="00FA30DE">
        <w:rPr>
          <w:rFonts w:ascii="Times New Roman" w:hAnsi="Times New Roman" w:cs="Times New Roman"/>
        </w:rPr>
        <w:t>Hiner</w:t>
      </w:r>
      <w:proofErr w:type="spellEnd"/>
      <w:r w:rsidR="00FA30DE">
        <w:rPr>
          <w:rFonts w:ascii="Times New Roman" w:hAnsi="Times New Roman" w:cs="Times New Roman"/>
        </w:rPr>
        <w:t xml:space="preserve"> for help with mass flow controllers. </w:t>
      </w:r>
      <w:r>
        <w:rPr>
          <w:rFonts w:ascii="Times New Roman" w:hAnsi="Times New Roman" w:cs="Times New Roman"/>
        </w:rPr>
        <w:t>Funding was provided by the National Institute of Allergy and Infectious Diseases of the N</w:t>
      </w:r>
      <w:r w:rsidR="00BA229B">
        <w:rPr>
          <w:rFonts w:ascii="Times New Roman" w:hAnsi="Times New Roman" w:cs="Times New Roman"/>
        </w:rPr>
        <w:t>ational Institutes of Health:</w:t>
      </w:r>
      <w:r>
        <w:rPr>
          <w:rFonts w:ascii="Times New Roman" w:hAnsi="Times New Roman" w:cs="Times New Roman"/>
        </w:rPr>
        <w:t xml:space="preserve"> </w:t>
      </w:r>
      <w:r w:rsidR="00FA30DE">
        <w:rPr>
          <w:rFonts w:ascii="Times New Roman" w:hAnsi="Times New Roman" w:cs="Times New Roman"/>
        </w:rPr>
        <w:t xml:space="preserve">supplementary grant awarded to Christopher </w:t>
      </w:r>
      <w:proofErr w:type="spellStart"/>
      <w:r w:rsidR="00FA30DE">
        <w:rPr>
          <w:rFonts w:ascii="Times New Roman" w:hAnsi="Times New Roman" w:cs="Times New Roman"/>
        </w:rPr>
        <w:t>Plaisier</w:t>
      </w:r>
      <w:proofErr w:type="spellEnd"/>
      <w:r w:rsidR="00FA30DE">
        <w:rPr>
          <w:rFonts w:ascii="Times New Roman" w:hAnsi="Times New Roman" w:cs="Times New Roman"/>
        </w:rPr>
        <w:t xml:space="preserve"> and E.J.R.P through </w:t>
      </w:r>
      <w:r w:rsidRPr="0045559A">
        <w:rPr>
          <w:rFonts w:ascii="Times New Roman" w:hAnsi="Times New Roman" w:cs="Times New Roman"/>
          <w:szCs w:val="20"/>
        </w:rPr>
        <w:t>U19 AI135976</w:t>
      </w:r>
      <w:r w:rsidR="00BA229B">
        <w:rPr>
          <w:rFonts w:ascii="Times New Roman" w:hAnsi="Times New Roman" w:cs="Times New Roman"/>
          <w:szCs w:val="20"/>
        </w:rPr>
        <w:t>;</w:t>
      </w:r>
      <w:r w:rsidR="00BA229B">
        <w:rPr>
          <w:rFonts w:ascii="Times New Roman" w:hAnsi="Times New Roman" w:cs="Times New Roman"/>
        </w:rPr>
        <w:t xml:space="preserve"> [</w:t>
      </w:r>
      <w:r w:rsidR="00FA30DE">
        <w:rPr>
          <w:rFonts w:ascii="Times New Roman" w:hAnsi="Times New Roman" w:cs="Times New Roman"/>
        </w:rPr>
        <w:t>R01 AI128215]</w:t>
      </w:r>
      <w:r w:rsidR="00BA229B">
        <w:rPr>
          <w:rFonts w:ascii="Times New Roman" w:hAnsi="Times New Roman" w:cs="Times New Roman"/>
        </w:rPr>
        <w:t>;</w:t>
      </w:r>
      <w:r w:rsidR="00FA30DE">
        <w:rPr>
          <w:rFonts w:ascii="Times New Roman" w:hAnsi="Times New Roman" w:cs="Times New Roman"/>
        </w:rPr>
        <w:t xml:space="preserve"> and [U19 AI10676]</w:t>
      </w:r>
      <w:r>
        <w:rPr>
          <w:rFonts w:ascii="Times New Roman" w:hAnsi="Times New Roman" w:cs="Times New Roman"/>
        </w:rPr>
        <w:t>.</w:t>
      </w:r>
    </w:p>
    <w:p w14:paraId="79F9788C" w14:textId="77777777" w:rsidR="00BE0C3E" w:rsidRDefault="00BE0C3E" w:rsidP="00BE0C3E">
      <w:pPr>
        <w:autoSpaceDE w:val="0"/>
        <w:autoSpaceDN w:val="0"/>
        <w:adjustRightInd w:val="0"/>
        <w:spacing w:line="240" w:lineRule="auto"/>
        <w:jc w:val="both"/>
        <w:rPr>
          <w:rFonts w:ascii="Times New Roman" w:hAnsi="Times New Roman" w:cs="Times New Roman"/>
        </w:rPr>
      </w:pPr>
    </w:p>
    <w:p w14:paraId="72928738" w14:textId="5622E965" w:rsidR="00BE0C3E" w:rsidRDefault="00BE0C3E" w:rsidP="00BE0C3E">
      <w:pPr>
        <w:autoSpaceDE w:val="0"/>
        <w:autoSpaceDN w:val="0"/>
        <w:adjustRightInd w:val="0"/>
        <w:jc w:val="both"/>
        <w:rPr>
          <w:rFonts w:ascii="Times New Roman" w:hAnsi="Times New Roman" w:cs="Times New Roman"/>
        </w:rPr>
      </w:pPr>
      <w:r>
        <w:rPr>
          <w:rFonts w:ascii="Times New Roman" w:hAnsi="Times New Roman" w:cs="Times New Roman"/>
          <w:b/>
        </w:rPr>
        <w:t>Author c</w:t>
      </w:r>
      <w:r w:rsidRPr="0086375C">
        <w:rPr>
          <w:rFonts w:ascii="Times New Roman" w:hAnsi="Times New Roman" w:cs="Times New Roman"/>
          <w:b/>
        </w:rPr>
        <w:t>ontributions</w:t>
      </w:r>
      <w:r>
        <w:rPr>
          <w:rFonts w:ascii="Times New Roman" w:hAnsi="Times New Roman" w:cs="Times New Roman"/>
          <w:b/>
        </w:rPr>
        <w:t>:</w:t>
      </w:r>
      <w:r>
        <w:rPr>
          <w:rFonts w:ascii="Times New Roman" w:hAnsi="Times New Roman" w:cs="Times New Roman"/>
        </w:rPr>
        <w:t xml:space="preserve"> </w:t>
      </w:r>
      <w:r w:rsidR="00FA30DE">
        <w:rPr>
          <w:rFonts w:ascii="Times New Roman" w:hAnsi="Times New Roman" w:cs="Times New Roman"/>
        </w:rPr>
        <w:t>A.A., E.J.R.P.,</w:t>
      </w:r>
      <w:r>
        <w:rPr>
          <w:rFonts w:ascii="Times New Roman" w:hAnsi="Times New Roman" w:cs="Times New Roman"/>
        </w:rPr>
        <w:t xml:space="preserve"> </w:t>
      </w:r>
      <w:r w:rsidR="00FA30DE">
        <w:rPr>
          <w:rFonts w:ascii="Times New Roman" w:hAnsi="Times New Roman" w:cs="Times New Roman"/>
        </w:rPr>
        <w:t xml:space="preserve">B.A., I.S., </w:t>
      </w:r>
      <w:r>
        <w:rPr>
          <w:rFonts w:ascii="Times New Roman" w:hAnsi="Times New Roman" w:cs="Times New Roman"/>
        </w:rPr>
        <w:t>and N.S.B.</w:t>
      </w:r>
      <w:r w:rsidRPr="001D74B1">
        <w:rPr>
          <w:rFonts w:ascii="Times New Roman" w:hAnsi="Times New Roman" w:cs="Times New Roman"/>
        </w:rPr>
        <w:t xml:space="preserve"> designed research; </w:t>
      </w:r>
      <w:r w:rsidR="00FA30DE">
        <w:rPr>
          <w:rFonts w:ascii="Times New Roman" w:hAnsi="Times New Roman" w:cs="Times New Roman"/>
        </w:rPr>
        <w:t xml:space="preserve">A.A., </w:t>
      </w:r>
      <w:r>
        <w:rPr>
          <w:rFonts w:ascii="Times New Roman" w:hAnsi="Times New Roman" w:cs="Times New Roman"/>
        </w:rPr>
        <w:t xml:space="preserve">E.J.R.P, </w:t>
      </w:r>
      <w:r w:rsidR="00FA30DE">
        <w:rPr>
          <w:rFonts w:ascii="Times New Roman" w:hAnsi="Times New Roman" w:cs="Times New Roman"/>
        </w:rPr>
        <w:t>M.P., A.K.,</w:t>
      </w:r>
      <w:r>
        <w:rPr>
          <w:rFonts w:ascii="Times New Roman" w:hAnsi="Times New Roman" w:cs="Times New Roman"/>
        </w:rPr>
        <w:t xml:space="preserve"> </w:t>
      </w:r>
      <w:r w:rsidR="00FA30DE">
        <w:rPr>
          <w:rFonts w:ascii="Times New Roman" w:hAnsi="Times New Roman" w:cs="Times New Roman"/>
        </w:rPr>
        <w:t>and V.S.</w:t>
      </w:r>
      <w:r>
        <w:rPr>
          <w:rFonts w:ascii="Times New Roman" w:hAnsi="Times New Roman" w:cs="Times New Roman"/>
        </w:rPr>
        <w:t xml:space="preserve"> performed research</w:t>
      </w:r>
      <w:r w:rsidRPr="001D74B1">
        <w:rPr>
          <w:rFonts w:ascii="Times New Roman" w:hAnsi="Times New Roman" w:cs="Times New Roman"/>
        </w:rPr>
        <w:t xml:space="preserve">; </w:t>
      </w:r>
      <w:r w:rsidR="00FA30DE">
        <w:rPr>
          <w:rFonts w:ascii="Times New Roman" w:hAnsi="Times New Roman" w:cs="Times New Roman"/>
        </w:rPr>
        <w:t xml:space="preserve">A.A., </w:t>
      </w:r>
      <w:r>
        <w:rPr>
          <w:rFonts w:ascii="Times New Roman" w:hAnsi="Times New Roman" w:cs="Times New Roman"/>
        </w:rPr>
        <w:t>E.J.R.P</w:t>
      </w:r>
      <w:r w:rsidR="00FA30DE">
        <w:rPr>
          <w:rFonts w:ascii="Times New Roman" w:hAnsi="Times New Roman" w:cs="Times New Roman"/>
        </w:rPr>
        <w:t>., M.A-O., and B</w:t>
      </w:r>
      <w:r>
        <w:rPr>
          <w:rFonts w:ascii="Times New Roman" w:hAnsi="Times New Roman" w:cs="Times New Roman"/>
        </w:rPr>
        <w:t>.A</w:t>
      </w:r>
      <w:r w:rsidR="00FA30DE">
        <w:rPr>
          <w:rFonts w:ascii="Times New Roman" w:hAnsi="Times New Roman" w:cs="Times New Roman"/>
        </w:rPr>
        <w:t>.</w:t>
      </w:r>
      <w:r w:rsidRPr="001D74B1">
        <w:rPr>
          <w:rFonts w:ascii="Times New Roman" w:hAnsi="Times New Roman" w:cs="Times New Roman"/>
        </w:rPr>
        <w:t xml:space="preserve"> </w:t>
      </w:r>
      <w:r w:rsidR="00FA30DE">
        <w:rPr>
          <w:rFonts w:ascii="Times New Roman" w:hAnsi="Times New Roman" w:cs="Times New Roman"/>
        </w:rPr>
        <w:t xml:space="preserve">analyzed data and </w:t>
      </w:r>
      <w:r w:rsidRPr="001D74B1">
        <w:rPr>
          <w:rFonts w:ascii="Times New Roman" w:hAnsi="Times New Roman" w:cs="Times New Roman"/>
        </w:rPr>
        <w:t>pe</w:t>
      </w:r>
      <w:r w:rsidR="00FA30DE">
        <w:rPr>
          <w:rFonts w:ascii="Times New Roman" w:hAnsi="Times New Roman" w:cs="Times New Roman"/>
        </w:rPr>
        <w:t>rformed computational analyses; A.A.,</w:t>
      </w:r>
      <w:r w:rsidRPr="001D74B1">
        <w:rPr>
          <w:rFonts w:ascii="Times New Roman" w:hAnsi="Times New Roman" w:cs="Times New Roman"/>
        </w:rPr>
        <w:t xml:space="preserve"> </w:t>
      </w:r>
      <w:r w:rsidR="00FA30DE">
        <w:rPr>
          <w:rFonts w:ascii="Times New Roman" w:hAnsi="Times New Roman" w:cs="Times New Roman"/>
        </w:rPr>
        <w:t xml:space="preserve">E.J.R.P, </w:t>
      </w:r>
      <w:r w:rsidR="00832ABF">
        <w:rPr>
          <w:rFonts w:ascii="Times New Roman" w:hAnsi="Times New Roman" w:cs="Times New Roman"/>
        </w:rPr>
        <w:t xml:space="preserve">M.A-O </w:t>
      </w:r>
      <w:r w:rsidRPr="001D74B1">
        <w:rPr>
          <w:rFonts w:ascii="Times New Roman" w:hAnsi="Times New Roman" w:cs="Times New Roman"/>
        </w:rPr>
        <w:t>and N.S.B. wrote the paper.</w:t>
      </w:r>
    </w:p>
    <w:p w14:paraId="7A5A72FD" w14:textId="77777777" w:rsidR="00BE0C3E" w:rsidRDefault="00BE0C3E" w:rsidP="00BE0C3E">
      <w:pPr>
        <w:autoSpaceDE w:val="0"/>
        <w:autoSpaceDN w:val="0"/>
        <w:adjustRightInd w:val="0"/>
        <w:spacing w:line="240" w:lineRule="auto"/>
        <w:jc w:val="both"/>
        <w:rPr>
          <w:rFonts w:ascii="Times New Roman" w:hAnsi="Times New Roman" w:cs="Times New Roman"/>
        </w:rPr>
      </w:pPr>
    </w:p>
    <w:p w14:paraId="7AFA59A7" w14:textId="77777777" w:rsidR="00BE0C3E" w:rsidRDefault="00BE0C3E" w:rsidP="00BE0C3E">
      <w:pPr>
        <w:autoSpaceDE w:val="0"/>
        <w:autoSpaceDN w:val="0"/>
        <w:adjustRightInd w:val="0"/>
        <w:jc w:val="both"/>
        <w:rPr>
          <w:rFonts w:ascii="Times New Roman" w:hAnsi="Times New Roman" w:cs="Times New Roman"/>
          <w:b/>
        </w:rPr>
      </w:pPr>
      <w:r>
        <w:rPr>
          <w:rFonts w:ascii="Times New Roman" w:hAnsi="Times New Roman" w:cs="Times New Roman"/>
          <w:b/>
        </w:rPr>
        <w:t xml:space="preserve">Competing interests: </w:t>
      </w:r>
      <w:r w:rsidRPr="00FF0038">
        <w:rPr>
          <w:rFonts w:ascii="Times New Roman" w:hAnsi="Times New Roman" w:cs="Times New Roman"/>
        </w:rPr>
        <w:t>The authors declare no competing financial interests.</w:t>
      </w:r>
    </w:p>
    <w:p w14:paraId="714E64B6" w14:textId="77777777" w:rsidR="00BE0C3E" w:rsidRDefault="00BE0C3E" w:rsidP="00BE0C3E">
      <w:pPr>
        <w:autoSpaceDE w:val="0"/>
        <w:autoSpaceDN w:val="0"/>
        <w:adjustRightInd w:val="0"/>
        <w:jc w:val="both"/>
        <w:rPr>
          <w:rFonts w:ascii="Times New Roman" w:hAnsi="Times New Roman" w:cs="Times New Roman"/>
          <w:b/>
        </w:rPr>
      </w:pPr>
    </w:p>
    <w:p w14:paraId="677A7C7F" w14:textId="77777777" w:rsidR="00BE0C3E" w:rsidRDefault="00BE0C3E" w:rsidP="00BE0C3E">
      <w:pPr>
        <w:autoSpaceDE w:val="0"/>
        <w:autoSpaceDN w:val="0"/>
        <w:adjustRightInd w:val="0"/>
        <w:jc w:val="both"/>
        <w:rPr>
          <w:rFonts w:ascii="Times New Roman" w:hAnsi="Times New Roman" w:cs="Times New Roman"/>
        </w:rPr>
      </w:pPr>
      <w:r>
        <w:rPr>
          <w:rFonts w:ascii="Times New Roman" w:hAnsi="Times New Roman" w:cs="Times New Roman"/>
          <w:b/>
        </w:rPr>
        <w:t xml:space="preserve">Materials &amp; Correspondence: </w:t>
      </w:r>
      <w:r w:rsidRPr="00A606CC">
        <w:rPr>
          <w:rFonts w:ascii="Times New Roman" w:hAnsi="Times New Roman" w:cs="Times New Roman"/>
        </w:rPr>
        <w:t>Correspondence and requests for materials should be addressed to N</w:t>
      </w:r>
      <w:r>
        <w:rPr>
          <w:rFonts w:ascii="Times New Roman" w:hAnsi="Times New Roman" w:cs="Times New Roman"/>
        </w:rPr>
        <w:t>.</w:t>
      </w:r>
      <w:r w:rsidRPr="00A606CC">
        <w:rPr>
          <w:rFonts w:ascii="Times New Roman" w:hAnsi="Times New Roman" w:cs="Times New Roman"/>
        </w:rPr>
        <w:t>S</w:t>
      </w:r>
      <w:r>
        <w:rPr>
          <w:rFonts w:ascii="Times New Roman" w:hAnsi="Times New Roman" w:cs="Times New Roman"/>
        </w:rPr>
        <w:t>.</w:t>
      </w:r>
      <w:r w:rsidRPr="00A606CC">
        <w:rPr>
          <w:rFonts w:ascii="Times New Roman" w:hAnsi="Times New Roman" w:cs="Times New Roman"/>
        </w:rPr>
        <w:t>B</w:t>
      </w:r>
      <w:r>
        <w:rPr>
          <w:rFonts w:ascii="Times New Roman" w:hAnsi="Times New Roman" w:cs="Times New Roman"/>
        </w:rPr>
        <w:t>.</w:t>
      </w:r>
      <w:r w:rsidRPr="00A606CC">
        <w:rPr>
          <w:rFonts w:ascii="Times New Roman" w:hAnsi="Times New Roman" w:cs="Times New Roman"/>
        </w:rPr>
        <w:t xml:space="preserve"> (n</w:t>
      </w:r>
      <w:r>
        <w:rPr>
          <w:rFonts w:ascii="Times New Roman" w:hAnsi="Times New Roman" w:cs="Times New Roman"/>
        </w:rPr>
        <w:t>itin.baliga@systemsbiology.org).</w:t>
      </w:r>
    </w:p>
    <w:p w14:paraId="0DDB5370" w14:textId="77777777" w:rsidR="00010BDC" w:rsidRDefault="00010BDC" w:rsidP="00BE0C3E">
      <w:pPr>
        <w:widowControl w:val="0"/>
        <w:contextualSpacing w:val="0"/>
        <w:jc w:val="both"/>
        <w:rPr>
          <w:rFonts w:ascii="Times New Roman" w:hAnsi="Times New Roman" w:cs="Times New Roman"/>
        </w:rPr>
      </w:pPr>
    </w:p>
    <w:p w14:paraId="321CA723" w14:textId="77777777" w:rsidR="00210E07" w:rsidRDefault="00210E07" w:rsidP="00210E07">
      <w:pPr>
        <w:widowControl w:val="0"/>
        <w:contextualSpacing w:val="0"/>
        <w:rPr>
          <w:rFonts w:ascii="Times New Roman" w:eastAsia="Times New Roman" w:hAnsi="Times New Roman" w:cs="Times New Roman"/>
        </w:rPr>
      </w:pPr>
    </w:p>
    <w:p w14:paraId="1044AD14" w14:textId="2FB3AD19" w:rsidR="00AA0157" w:rsidRDefault="00AA0157">
      <w:pPr>
        <w:rPr>
          <w:rFonts w:ascii="Times New Roman" w:eastAsia="Times New Roman" w:hAnsi="Times New Roman" w:cs="Times New Roman"/>
        </w:rPr>
      </w:pPr>
      <w:r>
        <w:rPr>
          <w:rFonts w:ascii="Times New Roman" w:eastAsia="Times New Roman" w:hAnsi="Times New Roman" w:cs="Times New Roman"/>
        </w:rPr>
        <w:br w:type="page"/>
      </w:r>
    </w:p>
    <w:p w14:paraId="35B0970E" w14:textId="28815ED9" w:rsidR="00550DC7" w:rsidRDefault="00750742" w:rsidP="00592C52">
      <w:pPr>
        <w:widowControl w:val="0"/>
        <w:contextualSpacing w:val="0"/>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0" distB="0" distL="0" distR="0" wp14:anchorId="0620783D" wp14:editId="1593A695">
            <wp:extent cx="3305175" cy="2553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809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8119" cy="2556007"/>
                    </a:xfrm>
                    <a:prstGeom prst="rect">
                      <a:avLst/>
                    </a:prstGeom>
                  </pic:spPr>
                </pic:pic>
              </a:graphicData>
            </a:graphic>
          </wp:inline>
        </w:drawing>
      </w:r>
    </w:p>
    <w:p w14:paraId="529FD62B" w14:textId="77777777" w:rsidR="00550DC7" w:rsidRDefault="00550DC7">
      <w:pPr>
        <w:widowControl w:val="0"/>
        <w:contextualSpacing w:val="0"/>
        <w:jc w:val="both"/>
        <w:rPr>
          <w:rFonts w:ascii="Times New Roman" w:eastAsia="Times New Roman" w:hAnsi="Times New Roman" w:cs="Times New Roman"/>
          <w:b/>
        </w:rPr>
      </w:pPr>
    </w:p>
    <w:p w14:paraId="75D7035E" w14:textId="4C7C41EE" w:rsidR="00592C52" w:rsidRPr="00592C52" w:rsidRDefault="00592C52" w:rsidP="00592C52">
      <w:pPr>
        <w:widowControl w:val="0"/>
        <w:contextualSpacing w:val="0"/>
        <w:jc w:val="both"/>
        <w:rPr>
          <w:rFonts w:ascii="Times New Roman" w:eastAsia="Times New Roman" w:hAnsi="Times New Roman" w:cs="Times New Roman"/>
          <w:b/>
        </w:rPr>
      </w:pPr>
      <w:proofErr w:type="gramStart"/>
      <w:r>
        <w:rPr>
          <w:rFonts w:ascii="Times New Roman" w:eastAsia="Times New Roman" w:hAnsi="Times New Roman" w:cs="Times New Roman"/>
          <w:b/>
        </w:rPr>
        <w:t>Figure 1.</w:t>
      </w:r>
      <w:proofErr w:type="gramEnd"/>
      <w:r>
        <w:rPr>
          <w:rFonts w:ascii="Times New Roman" w:eastAsia="Times New Roman" w:hAnsi="Times New Roman" w:cs="Times New Roman"/>
          <w:b/>
        </w:rPr>
        <w:t xml:space="preserve"> </w:t>
      </w:r>
      <w:proofErr w:type="gramStart"/>
      <w:r w:rsidR="00750742">
        <w:rPr>
          <w:rFonts w:ascii="Times New Roman" w:eastAsia="Times New Roman" w:hAnsi="Times New Roman" w:cs="Times New Roman"/>
          <w:b/>
        </w:rPr>
        <w:t>Schematic of t</w:t>
      </w:r>
      <w:r>
        <w:rPr>
          <w:rFonts w:ascii="Times New Roman" w:eastAsia="Times New Roman" w:hAnsi="Times New Roman" w:cs="Times New Roman"/>
          <w:b/>
        </w:rPr>
        <w:t xml:space="preserve">he </w:t>
      </w:r>
      <w:r w:rsidR="00A947D5">
        <w:rPr>
          <w:rFonts w:ascii="Times New Roman" w:eastAsia="Times New Roman" w:hAnsi="Times New Roman" w:cs="Times New Roman"/>
          <w:b/>
        </w:rPr>
        <w:t>controlled</w:t>
      </w:r>
      <w:r w:rsidR="00750742">
        <w:rPr>
          <w:rFonts w:ascii="Times New Roman" w:eastAsia="Times New Roman" w:hAnsi="Times New Roman" w:cs="Times New Roman"/>
          <w:b/>
        </w:rPr>
        <w:t xml:space="preserve"> O</w:t>
      </w:r>
      <w:r w:rsidR="00750742" w:rsidRPr="00750742">
        <w:rPr>
          <w:rFonts w:ascii="Times New Roman" w:eastAsia="Times New Roman" w:hAnsi="Times New Roman" w:cs="Times New Roman"/>
          <w:b/>
          <w:vertAlign w:val="subscript"/>
        </w:rPr>
        <w:t>2</w:t>
      </w:r>
      <w:r w:rsidR="00750742">
        <w:rPr>
          <w:rFonts w:ascii="Times New Roman" w:eastAsia="Times New Roman" w:hAnsi="Times New Roman" w:cs="Times New Roman"/>
          <w:b/>
        </w:rPr>
        <w:t xml:space="preserve"> system.</w:t>
      </w:r>
      <w:proofErr w:type="gramEnd"/>
      <w:r w:rsidR="00750742">
        <w:rPr>
          <w:rFonts w:ascii="Times New Roman" w:eastAsia="Times New Roman" w:hAnsi="Times New Roman" w:cs="Times New Roman"/>
          <w:b/>
        </w:rPr>
        <w:t xml:space="preserve"> </w:t>
      </w:r>
      <w:r w:rsidR="00B21961" w:rsidRPr="00B21961">
        <w:rPr>
          <w:rFonts w:ascii="Times New Roman" w:eastAsia="Times New Roman" w:hAnsi="Times New Roman" w:cs="Times New Roman"/>
        </w:rPr>
        <w:t>Programmable</w:t>
      </w:r>
      <w:r w:rsidR="00B21961">
        <w:rPr>
          <w:rFonts w:ascii="Times New Roman" w:eastAsia="Times New Roman" w:hAnsi="Times New Roman" w:cs="Times New Roman"/>
          <w:b/>
        </w:rPr>
        <w:t xml:space="preserve"> </w:t>
      </w:r>
      <w:r w:rsidR="00B21961">
        <w:rPr>
          <w:rFonts w:ascii="Times New Roman" w:eastAsia="Times New Roman" w:hAnsi="Times New Roman" w:cs="Times New Roman"/>
        </w:rPr>
        <w:t>m</w:t>
      </w:r>
      <w:r>
        <w:rPr>
          <w:rFonts w:ascii="Times New Roman" w:eastAsia="Times New Roman" w:hAnsi="Times New Roman" w:cs="Times New Roman"/>
        </w:rPr>
        <w:t>ass flow controllers were used to modulate the ratio of air and nitrogen</w:t>
      </w:r>
      <w:r w:rsidR="00B21961">
        <w:rPr>
          <w:rFonts w:ascii="Times New Roman" w:eastAsia="Times New Roman" w:hAnsi="Times New Roman" w:cs="Times New Roman"/>
        </w:rPr>
        <w:t xml:space="preserve"> (N</w:t>
      </w:r>
      <w:r w:rsidR="00B21961" w:rsidRPr="00B21961">
        <w:rPr>
          <w:rFonts w:ascii="Times New Roman" w:eastAsia="Times New Roman" w:hAnsi="Times New Roman" w:cs="Times New Roman"/>
          <w:vertAlign w:val="subscript"/>
        </w:rPr>
        <w:t>2</w:t>
      </w:r>
      <w:r w:rsidR="00B21961">
        <w:rPr>
          <w:rFonts w:ascii="Times New Roman" w:eastAsia="Times New Roman" w:hAnsi="Times New Roman" w:cs="Times New Roman"/>
        </w:rPr>
        <w:t>)</w:t>
      </w:r>
      <w:r>
        <w:rPr>
          <w:rFonts w:ascii="Times New Roman" w:eastAsia="Times New Roman" w:hAnsi="Times New Roman" w:cs="Times New Roman"/>
        </w:rPr>
        <w:t xml:space="preserve"> in a gas mixture that was flowed into the headspace of spinner flasks containing cultures of MTB. </w:t>
      </w:r>
      <w:r w:rsidR="00B21961">
        <w:rPr>
          <w:rFonts w:ascii="Times New Roman" w:eastAsia="Spectral" w:hAnsi="Times New Roman" w:cs="Times New Roman"/>
        </w:rPr>
        <w:t>Dissolved oxygen</w:t>
      </w:r>
      <w:r>
        <w:rPr>
          <w:rFonts w:ascii="Times New Roman" w:eastAsia="Times New Roman" w:hAnsi="Times New Roman" w:cs="Times New Roman"/>
        </w:rPr>
        <w:t xml:space="preserve"> sensor spots and fiber optic technology non-invasively provided real time </w:t>
      </w:r>
      <w:r w:rsidR="00B21961">
        <w:rPr>
          <w:rFonts w:ascii="Times New Roman" w:eastAsia="Times New Roman" w:hAnsi="Times New Roman" w:cs="Times New Roman"/>
        </w:rPr>
        <w:t xml:space="preserve">and remote </w:t>
      </w:r>
      <w:r>
        <w:rPr>
          <w:rFonts w:ascii="Times New Roman" w:eastAsia="Times New Roman" w:hAnsi="Times New Roman" w:cs="Times New Roman"/>
        </w:rPr>
        <w:t xml:space="preserve">readout of the dissolved oxygen </w:t>
      </w:r>
      <w:r w:rsidR="00B21961">
        <w:rPr>
          <w:rFonts w:ascii="Times New Roman" w:eastAsia="Times New Roman" w:hAnsi="Times New Roman" w:cs="Times New Roman"/>
        </w:rPr>
        <w:t xml:space="preserve">(DO) </w:t>
      </w:r>
      <w:r>
        <w:rPr>
          <w:rFonts w:ascii="Times New Roman" w:eastAsia="Times New Roman" w:hAnsi="Times New Roman" w:cs="Times New Roman"/>
        </w:rPr>
        <w:t xml:space="preserve">levels within the culture media. Samples were drawn from a sampling port </w:t>
      </w:r>
      <w:r w:rsidR="00B21961">
        <w:rPr>
          <w:rFonts w:ascii="Times New Roman" w:eastAsia="Times New Roman" w:hAnsi="Times New Roman" w:cs="Times New Roman"/>
        </w:rPr>
        <w:t xml:space="preserve">attached to one of the side arms of the spinner flask. Four reactors were multiplexed and individually monitored for DO levels to obtain biological replicates.  </w:t>
      </w:r>
    </w:p>
    <w:p w14:paraId="0081278D" w14:textId="77777777" w:rsidR="00592C52" w:rsidRDefault="00592C52">
      <w:pPr>
        <w:widowControl w:val="0"/>
        <w:contextualSpacing w:val="0"/>
        <w:jc w:val="both"/>
        <w:rPr>
          <w:rFonts w:ascii="Times New Roman" w:eastAsia="Times New Roman" w:hAnsi="Times New Roman" w:cs="Times New Roman"/>
          <w:b/>
        </w:rPr>
      </w:pPr>
    </w:p>
    <w:p w14:paraId="38C060F9" w14:textId="146F9F87" w:rsidR="00B21961" w:rsidRDefault="00ED3741">
      <w:pPr>
        <w:widowControl w:val="0"/>
        <w:contextualSpacing w:val="0"/>
        <w:jc w:val="both"/>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0" distB="0" distL="0" distR="0" wp14:anchorId="1947BDBC" wp14:editId="7D79AC3F">
            <wp:extent cx="5943600" cy="7308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809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308215"/>
                    </a:xfrm>
                    <a:prstGeom prst="rect">
                      <a:avLst/>
                    </a:prstGeom>
                  </pic:spPr>
                </pic:pic>
              </a:graphicData>
            </a:graphic>
          </wp:inline>
        </w:drawing>
      </w:r>
    </w:p>
    <w:p w14:paraId="199F963D" w14:textId="77777777" w:rsidR="00750742" w:rsidRDefault="00750742">
      <w:pPr>
        <w:widowControl w:val="0"/>
        <w:contextualSpacing w:val="0"/>
        <w:jc w:val="both"/>
        <w:rPr>
          <w:rFonts w:ascii="Times New Roman" w:eastAsia="Times New Roman" w:hAnsi="Times New Roman" w:cs="Times New Roman"/>
          <w:b/>
        </w:rPr>
      </w:pPr>
    </w:p>
    <w:p w14:paraId="58E8008B" w14:textId="3073A2D2" w:rsidR="00550DC7" w:rsidRPr="00592C52" w:rsidRDefault="00EF5506">
      <w:pPr>
        <w:widowControl w:val="0"/>
        <w:contextualSpacing w:val="0"/>
        <w:jc w:val="both"/>
        <w:rPr>
          <w:rFonts w:ascii="Times New Roman" w:eastAsia="Times New Roman" w:hAnsi="Times New Roman" w:cs="Times New Roman"/>
          <w:b/>
        </w:rPr>
      </w:pPr>
      <w:commentRangeStart w:id="947"/>
      <w:proofErr w:type="gramStart"/>
      <w:r>
        <w:rPr>
          <w:rFonts w:ascii="Times New Roman" w:eastAsia="Times New Roman" w:hAnsi="Times New Roman" w:cs="Times New Roman"/>
          <w:b/>
        </w:rPr>
        <w:t>Fig</w:t>
      </w:r>
      <w:r w:rsidR="00005F92">
        <w:rPr>
          <w:rFonts w:ascii="Times New Roman" w:eastAsia="Times New Roman" w:hAnsi="Times New Roman" w:cs="Times New Roman"/>
          <w:b/>
        </w:rPr>
        <w:t>ure</w:t>
      </w:r>
      <w:r w:rsidR="00592C52">
        <w:rPr>
          <w:rFonts w:ascii="Times New Roman" w:eastAsia="Times New Roman" w:hAnsi="Times New Roman" w:cs="Times New Roman"/>
          <w:b/>
        </w:rPr>
        <w:t>.</w:t>
      </w:r>
      <w:proofErr w:type="gramEnd"/>
      <w:r w:rsidR="00592C52">
        <w:rPr>
          <w:rFonts w:ascii="Times New Roman" w:eastAsia="Times New Roman" w:hAnsi="Times New Roman" w:cs="Times New Roman"/>
          <w:b/>
        </w:rPr>
        <w:t xml:space="preserve"> 2</w:t>
      </w:r>
      <w:r>
        <w:rPr>
          <w:rFonts w:ascii="Times New Roman" w:eastAsia="Times New Roman" w:hAnsi="Times New Roman" w:cs="Times New Roman"/>
          <w:b/>
        </w:rPr>
        <w:t xml:space="preserve">. </w:t>
      </w:r>
      <w:r w:rsidR="006C261A">
        <w:rPr>
          <w:rFonts w:ascii="Times New Roman" w:eastAsia="Times New Roman" w:hAnsi="Times New Roman" w:cs="Times New Roman"/>
          <w:b/>
        </w:rPr>
        <w:t>The</w:t>
      </w:r>
      <w:r w:rsidR="00321D88">
        <w:rPr>
          <w:rFonts w:ascii="Times New Roman" w:eastAsia="Times New Roman" w:hAnsi="Times New Roman" w:cs="Times New Roman"/>
          <w:b/>
        </w:rPr>
        <w:t xml:space="preserve"> </w:t>
      </w:r>
      <w:r w:rsidR="006C261A">
        <w:rPr>
          <w:rFonts w:ascii="Times New Roman" w:eastAsia="Times New Roman" w:hAnsi="Times New Roman" w:cs="Times New Roman"/>
          <w:b/>
        </w:rPr>
        <w:t>controlled O</w:t>
      </w:r>
      <w:r w:rsidR="006C261A" w:rsidRPr="006C261A">
        <w:rPr>
          <w:rFonts w:ascii="Times New Roman" w:eastAsia="Times New Roman" w:hAnsi="Times New Roman" w:cs="Times New Roman"/>
          <w:b/>
          <w:vertAlign w:val="subscript"/>
        </w:rPr>
        <w:t xml:space="preserve">2 </w:t>
      </w:r>
      <w:r w:rsidR="006C261A">
        <w:rPr>
          <w:rFonts w:ascii="Times New Roman" w:eastAsia="Times New Roman" w:hAnsi="Times New Roman" w:cs="Times New Roman"/>
          <w:b/>
        </w:rPr>
        <w:t>model</w:t>
      </w:r>
      <w:r w:rsidR="00321D88">
        <w:rPr>
          <w:rFonts w:ascii="Times New Roman" w:eastAsia="Times New Roman" w:hAnsi="Times New Roman" w:cs="Times New Roman"/>
          <w:b/>
        </w:rPr>
        <w:t xml:space="preserve"> captures distinct c</w:t>
      </w:r>
      <w:r>
        <w:rPr>
          <w:rFonts w:ascii="Times New Roman" w:eastAsia="Times New Roman" w:hAnsi="Times New Roman" w:cs="Times New Roman"/>
          <w:b/>
        </w:rPr>
        <w:t xml:space="preserve">ell states </w:t>
      </w:r>
      <w:r w:rsidR="00321D88">
        <w:rPr>
          <w:rFonts w:ascii="Times New Roman" w:eastAsia="Times New Roman" w:hAnsi="Times New Roman" w:cs="Times New Roman"/>
          <w:b/>
        </w:rPr>
        <w:t xml:space="preserve">over time course and </w:t>
      </w:r>
      <w:r w:rsidR="006C261A" w:rsidRPr="006C261A">
        <w:rPr>
          <w:rFonts w:ascii="Times New Roman" w:eastAsia="Spectral" w:hAnsi="Times New Roman" w:cs="Times New Roman"/>
          <w:b/>
        </w:rPr>
        <w:t>O</w:t>
      </w:r>
      <w:r w:rsidR="006C261A" w:rsidRPr="006C261A">
        <w:rPr>
          <w:rFonts w:ascii="Times New Roman" w:eastAsia="Spectral" w:hAnsi="Times New Roman" w:cs="Times New Roman"/>
          <w:b/>
          <w:vertAlign w:val="subscript"/>
        </w:rPr>
        <w:t>2</w:t>
      </w:r>
      <w:r w:rsidR="006C261A">
        <w:rPr>
          <w:rFonts w:ascii="Times New Roman" w:eastAsia="Spectral" w:hAnsi="Times New Roman" w:cs="Times New Roman"/>
          <w:vertAlign w:val="subscript"/>
        </w:rPr>
        <w:t xml:space="preserve"> </w:t>
      </w:r>
      <w:r w:rsidR="00321D88">
        <w:rPr>
          <w:rFonts w:ascii="Times New Roman" w:eastAsia="Times New Roman" w:hAnsi="Times New Roman" w:cs="Times New Roman"/>
          <w:b/>
        </w:rPr>
        <w:t xml:space="preserve">gradient. </w:t>
      </w:r>
      <w:r>
        <w:rPr>
          <w:rFonts w:ascii="Times New Roman" w:eastAsia="Times New Roman" w:hAnsi="Times New Roman" w:cs="Times New Roman"/>
          <w:b/>
        </w:rPr>
        <w:t>(A)</w:t>
      </w:r>
      <w:r>
        <w:rPr>
          <w:rFonts w:ascii="Times New Roman" w:eastAsia="Times New Roman" w:hAnsi="Times New Roman" w:cs="Times New Roman"/>
        </w:rPr>
        <w:t xml:space="preserve"> </w:t>
      </w:r>
      <w:r w:rsidR="006C261A">
        <w:rPr>
          <w:rFonts w:ascii="Times New Roman" w:eastAsia="Times New Roman" w:hAnsi="Times New Roman" w:cs="Times New Roman"/>
        </w:rPr>
        <w:t>DO</w:t>
      </w:r>
      <w:r>
        <w:rPr>
          <w:rFonts w:ascii="Times New Roman" w:eastAsia="Times New Roman" w:hAnsi="Times New Roman" w:cs="Times New Roman"/>
        </w:rPr>
        <w:t xml:space="preserve"> </w:t>
      </w:r>
      <w:r w:rsidR="006C261A">
        <w:rPr>
          <w:rFonts w:ascii="Times New Roman" w:eastAsia="Times New Roman" w:hAnsi="Times New Roman" w:cs="Times New Roman"/>
        </w:rPr>
        <w:t>levels</w:t>
      </w:r>
      <w:r w:rsidR="00321D88">
        <w:rPr>
          <w:rFonts w:ascii="Times New Roman" w:eastAsia="Times New Roman" w:hAnsi="Times New Roman" w:cs="Times New Roman"/>
        </w:rPr>
        <w:t xml:space="preserve"> across the 120-hour time course. Points are the average of three biological replicates and the yellow shading indicate the periods of </w:t>
      </w:r>
      <w:r>
        <w:rPr>
          <w:rFonts w:ascii="Times New Roman" w:eastAsia="Times New Roman" w:hAnsi="Times New Roman" w:cs="Times New Roman"/>
        </w:rPr>
        <w:t xml:space="preserve">controlled </w:t>
      </w:r>
      <w:r w:rsidR="006C261A">
        <w:rPr>
          <w:rFonts w:ascii="Times New Roman" w:eastAsia="Spectral" w:hAnsi="Times New Roman" w:cs="Times New Roman"/>
        </w:rPr>
        <w:t>O</w:t>
      </w:r>
      <w:r w:rsidR="006C261A" w:rsidRPr="00AA1AEE">
        <w:rPr>
          <w:rFonts w:ascii="Times New Roman" w:eastAsia="Spectral" w:hAnsi="Times New Roman" w:cs="Times New Roman"/>
          <w:vertAlign w:val="subscript"/>
        </w:rPr>
        <w:t>2</w:t>
      </w:r>
      <w:r w:rsidR="006C261A">
        <w:rPr>
          <w:rFonts w:ascii="Times New Roman" w:eastAsia="Spectral" w:hAnsi="Times New Roman" w:cs="Times New Roman"/>
          <w:vertAlign w:val="subscript"/>
        </w:rPr>
        <w:t xml:space="preserve"> </w:t>
      </w:r>
      <w:r>
        <w:rPr>
          <w:rFonts w:ascii="Times New Roman" w:eastAsia="Times New Roman" w:hAnsi="Times New Roman" w:cs="Times New Roman"/>
        </w:rPr>
        <w:t>depletion and reaeration</w:t>
      </w:r>
      <w:r w:rsidR="00321D88">
        <w:rPr>
          <w:rFonts w:ascii="Times New Roman" w:eastAsia="Times New Roman" w:hAnsi="Times New Roman" w:cs="Times New Roman"/>
        </w:rPr>
        <w:t>, whereas the white</w:t>
      </w:r>
      <w:r w:rsidR="009E1263">
        <w:rPr>
          <w:rFonts w:ascii="Times New Roman" w:eastAsia="Times New Roman" w:hAnsi="Times New Roman" w:cs="Times New Roman"/>
        </w:rPr>
        <w:t xml:space="preserve"> </w:t>
      </w:r>
      <w:r w:rsidR="009E1263">
        <w:rPr>
          <w:rFonts w:ascii="Times New Roman" w:eastAsia="Times New Roman" w:hAnsi="Times New Roman" w:cs="Times New Roman"/>
        </w:rPr>
        <w:lastRenderedPageBreak/>
        <w:t xml:space="preserve">background indicates a </w:t>
      </w:r>
      <w:r>
        <w:rPr>
          <w:rFonts w:ascii="Times New Roman" w:eastAsia="Times New Roman" w:hAnsi="Times New Roman" w:cs="Times New Roman"/>
        </w:rPr>
        <w:t xml:space="preserve">sustained </w:t>
      </w:r>
      <w:r w:rsidR="009E1263">
        <w:rPr>
          <w:rFonts w:ascii="Times New Roman" w:eastAsia="Times New Roman" w:hAnsi="Times New Roman" w:cs="Times New Roman"/>
        </w:rPr>
        <w:t xml:space="preserve">2 day </w:t>
      </w:r>
      <w:r>
        <w:rPr>
          <w:rFonts w:ascii="Times New Roman" w:eastAsia="Times New Roman" w:hAnsi="Times New Roman" w:cs="Times New Roman"/>
        </w:rPr>
        <w:t xml:space="preserve">immersion in hypoxia. </w:t>
      </w:r>
      <w:r w:rsidR="00ED3741">
        <w:rPr>
          <w:rFonts w:ascii="Times New Roman" w:eastAsia="Times New Roman" w:hAnsi="Times New Roman" w:cs="Times New Roman"/>
          <w:b/>
        </w:rPr>
        <w:t>(B</w:t>
      </w:r>
      <w:r>
        <w:rPr>
          <w:rFonts w:ascii="Times New Roman" w:eastAsia="Times New Roman" w:hAnsi="Times New Roman" w:cs="Times New Roman"/>
          <w:b/>
        </w:rPr>
        <w:t>)</w:t>
      </w:r>
      <w:r>
        <w:rPr>
          <w:rFonts w:ascii="Times New Roman" w:eastAsia="Times New Roman" w:hAnsi="Times New Roman" w:cs="Times New Roman"/>
        </w:rPr>
        <w:t xml:space="preserve"> t-SNE analysis </w:t>
      </w:r>
      <w:r w:rsidR="009E1263">
        <w:rPr>
          <w:rFonts w:ascii="Times New Roman" w:eastAsia="Times New Roman" w:hAnsi="Times New Roman" w:cs="Times New Roman"/>
        </w:rPr>
        <w:t>of all samples across the time course and hypoxia gradient</w:t>
      </w:r>
      <w:r>
        <w:rPr>
          <w:rFonts w:ascii="Times New Roman" w:eastAsia="Times New Roman" w:hAnsi="Times New Roman" w:cs="Times New Roman"/>
        </w:rPr>
        <w:t xml:space="preserve">. </w:t>
      </w:r>
      <w:r w:rsidR="00ED3741">
        <w:rPr>
          <w:rFonts w:ascii="Times New Roman" w:eastAsia="Times New Roman" w:hAnsi="Times New Roman" w:cs="Times New Roman"/>
          <w:b/>
        </w:rPr>
        <w:t>(C</w:t>
      </w:r>
      <w:r>
        <w:rPr>
          <w:rFonts w:ascii="Times New Roman" w:eastAsia="Times New Roman" w:hAnsi="Times New Roman" w:cs="Times New Roman"/>
          <w:b/>
        </w:rPr>
        <w:t>)</w:t>
      </w:r>
      <w:r>
        <w:rPr>
          <w:rFonts w:ascii="Times New Roman" w:eastAsia="Times New Roman" w:hAnsi="Times New Roman" w:cs="Times New Roman"/>
        </w:rPr>
        <w:t xml:space="preserve"> Average expression profiles for state-specific gene </w:t>
      </w:r>
      <w:r w:rsidR="009E1263">
        <w:rPr>
          <w:rFonts w:ascii="Times New Roman" w:eastAsia="Times New Roman" w:hAnsi="Times New Roman" w:cs="Times New Roman"/>
        </w:rPr>
        <w:t>sets across the time course and hypoxia gradient</w:t>
      </w:r>
      <w:r>
        <w:rPr>
          <w:rFonts w:ascii="Times New Roman" w:eastAsia="Times New Roman" w:hAnsi="Times New Roman" w:cs="Times New Roman"/>
        </w:rPr>
        <w:t xml:space="preserve">. Error analysis </w:t>
      </w:r>
      <w:r w:rsidR="009E1263">
        <w:rPr>
          <w:rFonts w:ascii="Times New Roman" w:eastAsia="Times New Roman" w:hAnsi="Times New Roman" w:cs="Times New Roman"/>
        </w:rPr>
        <w:t xml:space="preserve">for all genes in </w:t>
      </w:r>
      <w:r>
        <w:rPr>
          <w:rFonts w:ascii="Times New Roman" w:eastAsia="Times New Roman" w:hAnsi="Times New Roman" w:cs="Times New Roman"/>
        </w:rPr>
        <w:t xml:space="preserve">the four </w:t>
      </w:r>
      <w:r w:rsidR="009E1263">
        <w:rPr>
          <w:rFonts w:ascii="Times New Roman" w:eastAsia="Times New Roman" w:hAnsi="Times New Roman" w:cs="Times New Roman"/>
        </w:rPr>
        <w:t>states</w:t>
      </w:r>
      <w:r>
        <w:rPr>
          <w:rFonts w:ascii="Times New Roman" w:eastAsia="Times New Roman" w:hAnsi="Times New Roman" w:cs="Times New Roman"/>
        </w:rPr>
        <w:t xml:space="preserve"> is </w:t>
      </w:r>
      <w:r w:rsidR="009E1263">
        <w:rPr>
          <w:rFonts w:ascii="Times New Roman" w:eastAsia="Times New Roman" w:hAnsi="Times New Roman" w:cs="Times New Roman"/>
        </w:rPr>
        <w:t>shown</w:t>
      </w:r>
      <w:r>
        <w:rPr>
          <w:rFonts w:ascii="Times New Roman" w:eastAsia="Times New Roman" w:hAnsi="Times New Roman" w:cs="Times New Roman"/>
        </w:rPr>
        <w:t xml:space="preserve"> in </w:t>
      </w:r>
      <w:r w:rsidR="009E1263" w:rsidRPr="008B0067">
        <w:rPr>
          <w:rFonts w:ascii="Times New Roman" w:eastAsia="Times New Roman" w:hAnsi="Times New Roman" w:cs="Times New Roman"/>
          <w:b/>
        </w:rPr>
        <w:t>F</w:t>
      </w:r>
      <w:r w:rsidRPr="008B0067">
        <w:rPr>
          <w:rFonts w:ascii="Times New Roman" w:eastAsia="Times New Roman" w:hAnsi="Times New Roman" w:cs="Times New Roman"/>
          <w:b/>
        </w:rPr>
        <w:t>ig. S4</w:t>
      </w:r>
      <w:r>
        <w:rPr>
          <w:rFonts w:ascii="Times New Roman" w:eastAsia="Times New Roman" w:hAnsi="Times New Roman" w:cs="Times New Roman"/>
        </w:rPr>
        <w:t xml:space="preserve">. </w:t>
      </w:r>
      <w:r w:rsidR="00ED3741">
        <w:rPr>
          <w:rFonts w:ascii="Times New Roman" w:eastAsia="Times New Roman" w:hAnsi="Times New Roman" w:cs="Times New Roman"/>
          <w:b/>
        </w:rPr>
        <w:t>(D</w:t>
      </w:r>
      <w:r>
        <w:rPr>
          <w:rFonts w:ascii="Times New Roman" w:eastAsia="Times New Roman" w:hAnsi="Times New Roman" w:cs="Times New Roman"/>
          <w:b/>
        </w:rPr>
        <w:t>)</w:t>
      </w:r>
      <w:r>
        <w:rPr>
          <w:rFonts w:ascii="Times New Roman" w:eastAsia="Times New Roman" w:hAnsi="Times New Roman" w:cs="Times New Roman"/>
        </w:rPr>
        <w:t xml:space="preserve"> Gene ontology enrichment analysis reveals </w:t>
      </w:r>
      <w:r w:rsidR="00B662D5">
        <w:rPr>
          <w:rFonts w:ascii="Times New Roman" w:eastAsia="Times New Roman" w:hAnsi="Times New Roman" w:cs="Times New Roman"/>
        </w:rPr>
        <w:t xml:space="preserve">the </w:t>
      </w:r>
      <w:r w:rsidR="009E1263">
        <w:rPr>
          <w:rFonts w:ascii="Times New Roman" w:eastAsia="Times New Roman" w:hAnsi="Times New Roman" w:cs="Times New Roman"/>
        </w:rPr>
        <w:t xml:space="preserve">representative </w:t>
      </w:r>
      <w:r w:rsidR="00B662D5">
        <w:rPr>
          <w:rFonts w:ascii="Times New Roman" w:eastAsia="Times New Roman" w:hAnsi="Times New Roman" w:cs="Times New Roman"/>
        </w:rPr>
        <w:t>gene</w:t>
      </w:r>
      <w:r w:rsidR="009E1263">
        <w:rPr>
          <w:rFonts w:ascii="Times New Roman" w:eastAsia="Times New Roman" w:hAnsi="Times New Roman" w:cs="Times New Roman"/>
        </w:rPr>
        <w:t xml:space="preserve"> </w:t>
      </w:r>
      <w:r w:rsidR="00B662D5">
        <w:rPr>
          <w:rFonts w:ascii="Times New Roman" w:eastAsia="Times New Roman" w:hAnsi="Times New Roman" w:cs="Times New Roman"/>
        </w:rPr>
        <w:t>s</w:t>
      </w:r>
      <w:r w:rsidR="009E1263">
        <w:rPr>
          <w:rFonts w:ascii="Times New Roman" w:eastAsia="Times New Roman" w:hAnsi="Times New Roman" w:cs="Times New Roman"/>
        </w:rPr>
        <w:t>ets</w:t>
      </w:r>
      <w:r w:rsidR="00B662D5">
        <w:rPr>
          <w:rFonts w:ascii="Times New Roman" w:eastAsia="Times New Roman" w:hAnsi="Times New Roman" w:cs="Times New Roman"/>
        </w:rPr>
        <w:t xml:space="preserve"> </w:t>
      </w:r>
      <w:r w:rsidR="009E1263">
        <w:rPr>
          <w:rFonts w:ascii="Times New Roman" w:eastAsia="Times New Roman" w:hAnsi="Times New Roman" w:cs="Times New Roman"/>
        </w:rPr>
        <w:t>of</w:t>
      </w:r>
      <w:r w:rsidR="00B662D5">
        <w:rPr>
          <w:rFonts w:ascii="Times New Roman" w:eastAsia="Times New Roman" w:hAnsi="Times New Roman" w:cs="Times New Roman"/>
        </w:rPr>
        <w:t xml:space="preserve"> </w:t>
      </w:r>
      <w:r>
        <w:rPr>
          <w:rFonts w:ascii="Times New Roman" w:eastAsia="Times New Roman" w:hAnsi="Times New Roman" w:cs="Times New Roman"/>
        </w:rPr>
        <w:t>the four clusters are functionally distinct</w:t>
      </w:r>
      <w:commentRangeEnd w:id="947"/>
      <w:r w:rsidR="00ED3741">
        <w:rPr>
          <w:rStyle w:val="CommentReference"/>
        </w:rPr>
        <w:commentReference w:id="947"/>
      </w:r>
      <w:r w:rsidR="00B662D5">
        <w:rPr>
          <w:rFonts w:ascii="Times New Roman" w:eastAsia="Times New Roman" w:hAnsi="Times New Roman" w:cs="Times New Roman"/>
        </w:rPr>
        <w:t xml:space="preserve">. </w:t>
      </w:r>
    </w:p>
    <w:p w14:paraId="5769B4ED" w14:textId="6B15361B" w:rsidR="00550DC7" w:rsidRDefault="00550DC7">
      <w:pPr>
        <w:widowControl w:val="0"/>
        <w:contextualSpacing w:val="0"/>
        <w:jc w:val="center"/>
        <w:rPr>
          <w:rFonts w:ascii="Times New Roman" w:eastAsia="Times New Roman" w:hAnsi="Times New Roman" w:cs="Times New Roman"/>
        </w:rPr>
      </w:pPr>
    </w:p>
    <w:p w14:paraId="0D4EDF89" w14:textId="77777777" w:rsidR="00550DC7" w:rsidRDefault="00550DC7">
      <w:pPr>
        <w:widowControl w:val="0"/>
        <w:contextualSpacing w:val="0"/>
        <w:jc w:val="center"/>
        <w:rPr>
          <w:rFonts w:ascii="Times New Roman" w:eastAsia="Times New Roman" w:hAnsi="Times New Roman" w:cs="Times New Roman"/>
          <w:b/>
        </w:rPr>
      </w:pPr>
    </w:p>
    <w:p w14:paraId="27C98C31" w14:textId="53F3ADC2" w:rsidR="00ED3741" w:rsidRDefault="00ED3741">
      <w:pPr>
        <w:widowControl w:val="0"/>
        <w:contextualSpacing w:val="0"/>
        <w:jc w:val="both"/>
        <w:rPr>
          <w:rFonts w:ascii="Times New Roman" w:eastAsia="Times New Roman" w:hAnsi="Times New Roman" w:cs="Times New Roman"/>
          <w:b/>
        </w:rPr>
      </w:pPr>
      <w:del w:id="948" w:author="Eliza Peterson" w:date="2019-02-06T16:25:00Z">
        <w:r w:rsidDel="00CF6A50">
          <w:rPr>
            <w:rFonts w:ascii="Times New Roman" w:eastAsia="Times New Roman" w:hAnsi="Times New Roman" w:cs="Times New Roman"/>
            <w:b/>
            <w:noProof/>
            <w:lang w:val="en-US"/>
          </w:rPr>
          <w:drawing>
            <wp:inline distT="0" distB="0" distL="0" distR="0" wp14:anchorId="7E7CCB90" wp14:editId="465DBAD3">
              <wp:extent cx="5943600" cy="1990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809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del>
    </w:p>
    <w:p w14:paraId="7A13FA4E" w14:textId="77777777" w:rsidR="00ED3741" w:rsidRDefault="00ED3741">
      <w:pPr>
        <w:widowControl w:val="0"/>
        <w:contextualSpacing w:val="0"/>
        <w:jc w:val="both"/>
        <w:rPr>
          <w:rFonts w:ascii="Times New Roman" w:eastAsia="Times New Roman" w:hAnsi="Times New Roman" w:cs="Times New Roman"/>
          <w:b/>
        </w:rPr>
      </w:pPr>
    </w:p>
    <w:p w14:paraId="25E252C7" w14:textId="075F4872" w:rsidR="00550DC7" w:rsidRDefault="00EF5506">
      <w:pPr>
        <w:widowControl w:val="0"/>
        <w:contextualSpacing w:val="0"/>
        <w:jc w:val="both"/>
        <w:rPr>
          <w:rFonts w:ascii="Times New Roman" w:eastAsia="Times New Roman" w:hAnsi="Times New Roman" w:cs="Times New Roman"/>
        </w:rPr>
      </w:pPr>
      <w:commentRangeStart w:id="949"/>
      <w:proofErr w:type="gramStart"/>
      <w:r>
        <w:rPr>
          <w:rFonts w:ascii="Times New Roman" w:eastAsia="Times New Roman" w:hAnsi="Times New Roman" w:cs="Times New Roman"/>
          <w:b/>
        </w:rPr>
        <w:t>Fig.</w:t>
      </w:r>
      <w:r w:rsidR="00ED3741">
        <w:rPr>
          <w:rFonts w:ascii="Times New Roman" w:eastAsia="Times New Roman" w:hAnsi="Times New Roman" w:cs="Times New Roman"/>
          <w:b/>
        </w:rPr>
        <w:t xml:space="preserve"> 3</w:t>
      </w:r>
      <w:r>
        <w:rPr>
          <w:rFonts w:ascii="Times New Roman" w:eastAsia="Times New Roman" w:hAnsi="Times New Roman" w:cs="Times New Roman"/>
          <w:b/>
        </w:rPr>
        <w:t>.</w:t>
      </w:r>
      <w:proofErr w:type="gramEnd"/>
      <w:r>
        <w:rPr>
          <w:rFonts w:ascii="Times New Roman" w:eastAsia="Times New Roman" w:hAnsi="Times New Roman" w:cs="Times New Roman"/>
          <w:b/>
        </w:rPr>
        <w:t xml:space="preserve"> </w:t>
      </w:r>
      <w:r w:rsidR="00ED3741">
        <w:rPr>
          <w:rFonts w:ascii="Times New Roman" w:eastAsia="Times New Roman" w:hAnsi="Times New Roman" w:cs="Times New Roman"/>
          <w:b/>
        </w:rPr>
        <w:t>Hypoxia transcriptional states are controlled</w:t>
      </w:r>
      <w:r>
        <w:rPr>
          <w:rFonts w:ascii="Times New Roman" w:eastAsia="Times New Roman" w:hAnsi="Times New Roman" w:cs="Times New Roman"/>
          <w:b/>
        </w:rPr>
        <w:t xml:space="preserve"> by a</w:t>
      </w:r>
      <w:r w:rsidR="00ED3741">
        <w:rPr>
          <w:rFonts w:ascii="Times New Roman" w:eastAsia="Times New Roman" w:hAnsi="Times New Roman" w:cs="Times New Roman"/>
          <w:b/>
        </w:rPr>
        <w:t>n</w:t>
      </w:r>
      <w:r>
        <w:rPr>
          <w:rFonts w:ascii="Times New Roman" w:eastAsia="Times New Roman" w:hAnsi="Times New Roman" w:cs="Times New Roman"/>
          <w:b/>
        </w:rPr>
        <w:t xml:space="preserve"> </w:t>
      </w:r>
      <w:r w:rsidR="00ED3741">
        <w:rPr>
          <w:rFonts w:ascii="Times New Roman" w:eastAsia="Times New Roman" w:hAnsi="Times New Roman" w:cs="Times New Roman"/>
          <w:b/>
        </w:rPr>
        <w:t xml:space="preserve">incoherent feedforward loop with </w:t>
      </w:r>
      <w:r>
        <w:rPr>
          <w:rFonts w:ascii="Times New Roman" w:eastAsia="Times New Roman" w:hAnsi="Times New Roman" w:cs="Times New Roman"/>
          <w:b/>
        </w:rPr>
        <w:t xml:space="preserve">time delay element. (A) </w:t>
      </w:r>
      <w:r>
        <w:rPr>
          <w:rFonts w:ascii="Times New Roman" w:eastAsia="Times New Roman" w:hAnsi="Times New Roman" w:cs="Times New Roman"/>
        </w:rPr>
        <w:t xml:space="preserve">Stage </w:t>
      </w:r>
      <w:proofErr w:type="gramStart"/>
      <w:r>
        <w:rPr>
          <w:rFonts w:ascii="Times New Roman" w:eastAsia="Times New Roman" w:hAnsi="Times New Roman" w:cs="Times New Roman"/>
        </w:rPr>
        <w:t>I</w:t>
      </w:r>
      <w:proofErr w:type="gramEnd"/>
      <w:r>
        <w:rPr>
          <w:rFonts w:ascii="Times New Roman" w:eastAsia="Times New Roman" w:hAnsi="Times New Roman" w:cs="Times New Roman"/>
        </w:rPr>
        <w:t xml:space="preserve"> (orange border) and stage II (green border) dormancy genes are regulated in a </w:t>
      </w:r>
      <w:proofErr w:type="spellStart"/>
      <w:r>
        <w:rPr>
          <w:rFonts w:ascii="Times New Roman" w:eastAsia="Times New Roman" w:hAnsi="Times New Roman" w:cs="Times New Roman"/>
        </w:rPr>
        <w:t>bistable</w:t>
      </w:r>
      <w:proofErr w:type="spellEnd"/>
      <w:r>
        <w:rPr>
          <w:rFonts w:ascii="Times New Roman" w:eastAsia="Times New Roman" w:hAnsi="Times New Roman" w:cs="Times New Roman"/>
        </w:rPr>
        <w:t xml:space="preserve"> manner, such that genes from only one of the two states are active at a time. </w:t>
      </w:r>
      <w:r>
        <w:rPr>
          <w:rFonts w:ascii="Times New Roman" w:eastAsia="Times New Roman" w:hAnsi="Times New Roman" w:cs="Times New Roman"/>
          <w:b/>
        </w:rPr>
        <w:t>(B)</w:t>
      </w:r>
      <w:r>
        <w:rPr>
          <w:rFonts w:ascii="Times New Roman" w:eastAsia="Times New Roman" w:hAnsi="Times New Roman" w:cs="Times New Roman"/>
        </w:rPr>
        <w:t xml:space="preserve"> </w:t>
      </w:r>
      <w:proofErr w:type="spellStart"/>
      <w:r w:rsidR="00ED3741">
        <w:rPr>
          <w:rFonts w:ascii="Times New Roman" w:eastAsia="Times New Roman" w:hAnsi="Times New Roman" w:cs="Times New Roman"/>
        </w:rPr>
        <w:t>Heatmap</w:t>
      </w:r>
      <w:proofErr w:type="spellEnd"/>
      <w:r w:rsidR="00ED3741">
        <w:rPr>
          <w:rFonts w:ascii="Times New Roman" w:eastAsia="Times New Roman" w:hAnsi="Times New Roman" w:cs="Times New Roman"/>
        </w:rPr>
        <w:t xml:space="preserve"> showing the components of the I-FFL and the time delay element show hierarchical ordering of the circuit components following entry and exit from hypoxia.</w:t>
      </w:r>
      <w:r>
        <w:rPr>
          <w:rFonts w:ascii="Times New Roman" w:eastAsia="Times New Roman" w:hAnsi="Times New Roman" w:cs="Times New Roman"/>
        </w:rPr>
        <w:t xml:space="preserve"> </w:t>
      </w:r>
      <w:r>
        <w:rPr>
          <w:rFonts w:ascii="Times New Roman" w:eastAsia="Times New Roman" w:hAnsi="Times New Roman" w:cs="Times New Roman"/>
          <w:b/>
        </w:rPr>
        <w:t xml:space="preserve">(C) </w:t>
      </w:r>
      <w:r w:rsidR="00ED3741">
        <w:rPr>
          <w:rFonts w:ascii="Times New Roman" w:eastAsia="Times New Roman" w:hAnsi="Times New Roman" w:cs="Times New Roman"/>
        </w:rPr>
        <w:t>Embedded within the I-FFL, a time delay element, which consists of a long TF cascade, determines the 40 hour interval of stage I hypoxia.</w:t>
      </w:r>
      <w:r w:rsidR="00ED3741">
        <w:rPr>
          <w:rFonts w:ascii="Times New Roman" w:eastAsia="Times New Roman" w:hAnsi="Times New Roman" w:cs="Times New Roman"/>
          <w:b/>
        </w:rPr>
        <w:t xml:space="preserve"> </w:t>
      </w:r>
      <w:r>
        <w:rPr>
          <w:rFonts w:ascii="Times New Roman" w:eastAsia="Times New Roman" w:hAnsi="Times New Roman" w:cs="Times New Roman"/>
        </w:rPr>
        <w:t xml:space="preserve"> </w:t>
      </w:r>
      <w:commentRangeEnd w:id="949"/>
      <w:r w:rsidR="00ED3741">
        <w:rPr>
          <w:rStyle w:val="CommentReference"/>
        </w:rPr>
        <w:commentReference w:id="949"/>
      </w:r>
    </w:p>
    <w:p w14:paraId="33DCAE98" w14:textId="77777777" w:rsidR="00ED3741" w:rsidRDefault="00ED3741">
      <w:pPr>
        <w:widowControl w:val="0"/>
        <w:contextualSpacing w:val="0"/>
        <w:jc w:val="both"/>
        <w:rPr>
          <w:rFonts w:ascii="Times New Roman" w:eastAsia="Times New Roman" w:hAnsi="Times New Roman" w:cs="Times New Roman"/>
        </w:rPr>
      </w:pPr>
    </w:p>
    <w:p w14:paraId="3422DE2D" w14:textId="70835293" w:rsidR="00ED3741" w:rsidRDefault="005B10B0">
      <w:pPr>
        <w:widowControl w:val="0"/>
        <w:contextualSpacing w:val="0"/>
        <w:jc w:val="both"/>
        <w:rPr>
          <w:rFonts w:ascii="Times New Roman" w:eastAsia="Times New Roman" w:hAnsi="Times New Roman" w:cs="Times New Roman"/>
        </w:rPr>
      </w:pPr>
      <w:del w:id="950" w:author="Eliza Peterson" w:date="2019-02-06T16:25:00Z">
        <w:r w:rsidDel="00CF6A50">
          <w:rPr>
            <w:rFonts w:ascii="Times New Roman" w:eastAsia="Times New Roman" w:hAnsi="Times New Roman" w:cs="Times New Roman"/>
            <w:noProof/>
            <w:lang w:val="en-US"/>
          </w:rPr>
          <w:drawing>
            <wp:inline distT="0" distB="0" distL="0" distR="0" wp14:anchorId="4C612C43" wp14:editId="7903C90F">
              <wp:extent cx="5943600" cy="2255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809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del>
    </w:p>
    <w:p w14:paraId="768E651F" w14:textId="4AE5577A" w:rsidR="00550DC7" w:rsidRDefault="00550DC7">
      <w:pPr>
        <w:widowControl w:val="0"/>
        <w:contextualSpacing w:val="0"/>
        <w:jc w:val="center"/>
        <w:rPr>
          <w:rFonts w:ascii="Times New Roman" w:eastAsia="Times New Roman" w:hAnsi="Times New Roman" w:cs="Times New Roman"/>
        </w:rPr>
      </w:pPr>
    </w:p>
    <w:p w14:paraId="4FCA4561" w14:textId="77777777" w:rsidR="00550DC7" w:rsidRDefault="00550DC7">
      <w:pPr>
        <w:widowControl w:val="0"/>
        <w:contextualSpacing w:val="0"/>
        <w:jc w:val="center"/>
        <w:rPr>
          <w:rFonts w:ascii="Times New Roman" w:eastAsia="Times New Roman" w:hAnsi="Times New Roman" w:cs="Times New Roman"/>
          <w:b/>
        </w:rPr>
      </w:pPr>
    </w:p>
    <w:p w14:paraId="1DD48277" w14:textId="6848EDFB" w:rsidR="00550DC7" w:rsidRDefault="002E527A">
      <w:pPr>
        <w:widowControl w:val="0"/>
        <w:contextualSpacing w:val="0"/>
        <w:jc w:val="both"/>
        <w:rPr>
          <w:rFonts w:ascii="Times New Roman" w:eastAsia="Times New Roman" w:hAnsi="Times New Roman" w:cs="Times New Roman"/>
        </w:rPr>
      </w:pPr>
      <w:commentRangeStart w:id="951"/>
      <w:proofErr w:type="gramStart"/>
      <w:r>
        <w:rPr>
          <w:rFonts w:ascii="Times New Roman" w:eastAsia="Times New Roman" w:hAnsi="Times New Roman" w:cs="Times New Roman"/>
          <w:b/>
        </w:rPr>
        <w:t>Fig. 4</w:t>
      </w:r>
      <w:r w:rsidR="00EF5506">
        <w:rPr>
          <w:rFonts w:ascii="Times New Roman" w:eastAsia="Times New Roman" w:hAnsi="Times New Roman" w:cs="Times New Roman"/>
          <w:b/>
        </w:rPr>
        <w:t>.</w:t>
      </w:r>
      <w:proofErr w:type="gramEnd"/>
      <w:r w:rsidR="00EF5506">
        <w:rPr>
          <w:rFonts w:ascii="Times New Roman" w:eastAsia="Times New Roman" w:hAnsi="Times New Roman" w:cs="Times New Roman"/>
          <w:b/>
        </w:rPr>
        <w:t xml:space="preserve"> </w:t>
      </w:r>
      <w:r>
        <w:rPr>
          <w:rFonts w:ascii="Times New Roman" w:eastAsia="Times New Roman" w:hAnsi="Times New Roman" w:cs="Times New Roman"/>
          <w:b/>
        </w:rPr>
        <w:t>Fold-change detection determines expression</w:t>
      </w:r>
      <w:r w:rsidR="00EF5506">
        <w:rPr>
          <w:rFonts w:ascii="Times New Roman" w:eastAsia="Times New Roman" w:hAnsi="Times New Roman" w:cs="Times New Roman"/>
          <w:b/>
        </w:rPr>
        <w:t xml:space="preserve"> of </w:t>
      </w:r>
      <w:r w:rsidR="003C36AD">
        <w:rPr>
          <w:rFonts w:ascii="Times New Roman" w:eastAsia="Times New Roman" w:hAnsi="Times New Roman" w:cs="Times New Roman"/>
          <w:b/>
        </w:rPr>
        <w:t>stage II hypoxia</w:t>
      </w:r>
      <w:r w:rsidR="00EF5506">
        <w:rPr>
          <w:rFonts w:ascii="Times New Roman" w:eastAsia="Times New Roman" w:hAnsi="Times New Roman" w:cs="Times New Roman"/>
          <w:b/>
        </w:rPr>
        <w:t xml:space="preserve"> genes. (A) </w:t>
      </w:r>
      <w:r>
        <w:rPr>
          <w:rFonts w:ascii="Times New Roman" w:eastAsia="Times New Roman" w:hAnsi="Times New Roman" w:cs="Times New Roman"/>
        </w:rPr>
        <w:t xml:space="preserve">Oscillation of stage II hypoxia genes as cells </w:t>
      </w:r>
      <w:proofErr w:type="gramStart"/>
      <w:r>
        <w:rPr>
          <w:rFonts w:ascii="Times New Roman" w:eastAsia="Times New Roman" w:hAnsi="Times New Roman" w:cs="Times New Roman"/>
        </w:rPr>
        <w:t>adjust</w:t>
      </w:r>
      <w:proofErr w:type="gramEnd"/>
      <w:r>
        <w:rPr>
          <w:rFonts w:ascii="Times New Roman" w:eastAsia="Times New Roman" w:hAnsi="Times New Roman" w:cs="Times New Roman"/>
        </w:rPr>
        <w:t xml:space="preserve"> to hypoxia.</w:t>
      </w:r>
      <w:r w:rsidR="00EF5506">
        <w:rPr>
          <w:rFonts w:ascii="Times New Roman" w:eastAsia="Times New Roman" w:hAnsi="Times New Roman" w:cs="Times New Roman"/>
        </w:rPr>
        <w:t xml:space="preserve"> </w:t>
      </w:r>
      <w:r w:rsidR="00EF5506">
        <w:rPr>
          <w:rFonts w:ascii="Times New Roman" w:eastAsia="Times New Roman" w:hAnsi="Times New Roman" w:cs="Times New Roman"/>
          <w:b/>
        </w:rPr>
        <w:t>(B)</w:t>
      </w:r>
      <w:r w:rsidR="00EF5506">
        <w:rPr>
          <w:rFonts w:ascii="Times New Roman" w:eastAsia="Times New Roman" w:hAnsi="Times New Roman" w:cs="Times New Roman"/>
        </w:rPr>
        <w:t xml:space="preserve"> </w:t>
      </w:r>
      <w:r w:rsidRPr="002E527A">
        <w:rPr>
          <w:rFonts w:ascii="Times New Roman" w:eastAsia="Times New Roman" w:hAnsi="Times New Roman" w:cs="Times New Roman"/>
          <w:b/>
        </w:rPr>
        <w:t xml:space="preserve"> </w:t>
      </w:r>
      <w:r w:rsidRPr="002E527A">
        <w:rPr>
          <w:rFonts w:ascii="Times New Roman" w:eastAsia="Times New Roman" w:hAnsi="Times New Roman" w:cs="Times New Roman"/>
        </w:rPr>
        <w:t>Predicted parameters for I-FFL fall within regime where circuit behaves as fold-change detector.</w:t>
      </w:r>
      <w:commentRangeEnd w:id="951"/>
      <w:r>
        <w:rPr>
          <w:rStyle w:val="CommentReference"/>
        </w:rPr>
        <w:commentReference w:id="951"/>
      </w:r>
    </w:p>
    <w:p w14:paraId="59318703" w14:textId="77777777" w:rsidR="00FA5BE3" w:rsidRDefault="00FA5BE3">
      <w:pPr>
        <w:widowControl w:val="0"/>
        <w:contextualSpacing w:val="0"/>
        <w:rPr>
          <w:rFonts w:ascii="Times New Roman" w:eastAsia="Times New Roman" w:hAnsi="Times New Roman" w:cs="Times New Roman"/>
        </w:rPr>
      </w:pPr>
    </w:p>
    <w:p w14:paraId="78AD5189" w14:textId="77777777" w:rsidR="00550DC7" w:rsidRDefault="00EF5506">
      <w:pPr>
        <w:widowControl w:val="0"/>
        <w:contextualSpacing w:val="0"/>
        <w:rPr>
          <w:rFonts w:ascii="Times New Roman" w:eastAsia="Times New Roman" w:hAnsi="Times New Roman" w:cs="Times New Roman"/>
          <w:b/>
        </w:rPr>
      </w:pPr>
      <w:r>
        <w:rPr>
          <w:rFonts w:ascii="Times New Roman" w:eastAsia="Times New Roman" w:hAnsi="Times New Roman" w:cs="Times New Roman"/>
          <w:b/>
        </w:rPr>
        <w:t>Materials and Methods</w:t>
      </w:r>
    </w:p>
    <w:p w14:paraId="2C1E005D" w14:textId="77777777" w:rsidR="00550DC7" w:rsidRDefault="00550DC7">
      <w:pPr>
        <w:widowControl w:val="0"/>
        <w:contextualSpacing w:val="0"/>
        <w:rPr>
          <w:rFonts w:ascii="Times New Roman" w:eastAsia="Times New Roman" w:hAnsi="Times New Roman" w:cs="Times New Roman"/>
          <w:b/>
        </w:rPr>
      </w:pPr>
    </w:p>
    <w:p w14:paraId="1600B28D" w14:textId="77777777" w:rsidR="00550DC7" w:rsidRDefault="00EF5506">
      <w:pPr>
        <w:widowControl w:val="0"/>
        <w:contextualSpacing w:val="0"/>
        <w:rPr>
          <w:rFonts w:ascii="Times New Roman" w:eastAsia="Times New Roman" w:hAnsi="Times New Roman" w:cs="Times New Roman"/>
        </w:rPr>
      </w:pPr>
      <w:r>
        <w:rPr>
          <w:rFonts w:ascii="Times New Roman" w:eastAsia="Times New Roman" w:hAnsi="Times New Roman" w:cs="Times New Roman"/>
        </w:rPr>
        <w:t>The approaches used in this study include both computational and biological methods. Plots were generated using Python and R, and images prepared using Adobe Illustrator CS6.</w:t>
      </w:r>
    </w:p>
    <w:p w14:paraId="33CE78A1" w14:textId="77777777" w:rsidR="00550DC7" w:rsidRDefault="00550DC7">
      <w:pPr>
        <w:widowControl w:val="0"/>
        <w:contextualSpacing w:val="0"/>
        <w:rPr>
          <w:rFonts w:ascii="Times New Roman" w:eastAsia="Times New Roman" w:hAnsi="Times New Roman" w:cs="Times New Roman"/>
          <w:b/>
        </w:rPr>
      </w:pPr>
    </w:p>
    <w:p w14:paraId="12F6952D" w14:textId="77777777" w:rsidR="00550DC7" w:rsidRDefault="00EF5506">
      <w:pPr>
        <w:widowControl w:val="0"/>
        <w:contextualSpacing w:val="0"/>
        <w:rPr>
          <w:rFonts w:ascii="Times New Roman" w:eastAsia="Times New Roman" w:hAnsi="Times New Roman" w:cs="Times New Roman"/>
          <w:u w:val="single"/>
        </w:rPr>
      </w:pPr>
      <w:r>
        <w:rPr>
          <w:rFonts w:ascii="Times New Roman" w:eastAsia="Times New Roman" w:hAnsi="Times New Roman" w:cs="Times New Roman"/>
          <w:u w:val="single"/>
        </w:rPr>
        <w:t>Culturing conditions</w:t>
      </w:r>
    </w:p>
    <w:p w14:paraId="18C5AD47" w14:textId="77777777" w:rsidR="00550DC7" w:rsidRDefault="00EF5506" w:rsidP="00B923FD">
      <w:pPr>
        <w:widowControl w:val="0"/>
        <w:contextualSpacing w:val="0"/>
        <w:jc w:val="both"/>
        <w:rPr>
          <w:rFonts w:ascii="Times New Roman" w:eastAsia="Times New Roman" w:hAnsi="Times New Roman" w:cs="Times New Roman"/>
        </w:rPr>
      </w:pPr>
      <w:r>
        <w:rPr>
          <w:rFonts w:ascii="Times New Roman" w:eastAsia="Times New Roman" w:hAnsi="Times New Roman" w:cs="Times New Roman"/>
        </w:rPr>
        <w:t xml:space="preserve">Experiments were performed using H37Rv grown at 37°C in </w:t>
      </w:r>
      <w:proofErr w:type="spellStart"/>
      <w:r>
        <w:rPr>
          <w:rFonts w:ascii="Times New Roman" w:eastAsia="Times New Roman" w:hAnsi="Times New Roman" w:cs="Times New Roman"/>
        </w:rPr>
        <w:t>Middlebrook</w:t>
      </w:r>
      <w:proofErr w:type="spellEnd"/>
      <w:r>
        <w:rPr>
          <w:rFonts w:ascii="Times New Roman" w:eastAsia="Times New Roman" w:hAnsi="Times New Roman" w:cs="Times New Roman"/>
        </w:rPr>
        <w:t xml:space="preserve"> 7H9 supplemented with ADC and 0.05% Tween in</w:t>
      </w:r>
      <w:r w:rsidR="00012435">
        <w:rPr>
          <w:rFonts w:ascii="Times New Roman" w:eastAsia="Times New Roman" w:hAnsi="Times New Roman" w:cs="Times New Roman"/>
        </w:rPr>
        <w:t xml:space="preserve"> spinner flasks</w:t>
      </w:r>
      <w:r>
        <w:rPr>
          <w:rFonts w:ascii="Times New Roman" w:eastAsia="Times New Roman" w:hAnsi="Times New Roman" w:cs="Times New Roman"/>
        </w:rPr>
        <w:t>. Working stocks were expanded from frozen aliquots shortly before experiments began. For hypoxia time-course experiment, a 50 mL culture was grown to mid-log phase, and diluted in 700 mL 7H9 media within each bioreactor to a starting A600 of 0.01. Cultures were stirred over a range of speeds throughout the experiment.</w:t>
      </w:r>
    </w:p>
    <w:p w14:paraId="72952CAB" w14:textId="77777777" w:rsidR="00550DC7" w:rsidRDefault="00550DC7">
      <w:pPr>
        <w:widowControl w:val="0"/>
        <w:contextualSpacing w:val="0"/>
        <w:rPr>
          <w:rFonts w:ascii="Times New Roman" w:eastAsia="Times New Roman" w:hAnsi="Times New Roman" w:cs="Times New Roman"/>
        </w:rPr>
      </w:pPr>
    </w:p>
    <w:p w14:paraId="5FDF9EF2" w14:textId="77777777" w:rsidR="00550DC7" w:rsidRDefault="006704D3">
      <w:pPr>
        <w:widowControl w:val="0"/>
        <w:contextualSpacing w:val="0"/>
        <w:rPr>
          <w:rFonts w:ascii="Times New Roman" w:eastAsia="Times New Roman" w:hAnsi="Times New Roman" w:cs="Times New Roman"/>
          <w:u w:val="single"/>
        </w:rPr>
      </w:pPr>
      <w:r w:rsidRPr="00B923FD">
        <w:rPr>
          <w:rFonts w:ascii="Times New Roman" w:eastAsia="Spectral" w:hAnsi="Times New Roman" w:cs="Times New Roman"/>
          <w:u w:val="single"/>
        </w:rPr>
        <w:t>Controlled O</w:t>
      </w:r>
      <w:r w:rsidRPr="00B923FD">
        <w:rPr>
          <w:rFonts w:ascii="Times New Roman" w:eastAsia="Spectral" w:hAnsi="Times New Roman" w:cs="Times New Roman"/>
          <w:u w:val="single"/>
          <w:vertAlign w:val="subscript"/>
        </w:rPr>
        <w:t>2</w:t>
      </w:r>
      <w:r w:rsidRPr="00B923FD">
        <w:rPr>
          <w:rFonts w:ascii="Times New Roman" w:eastAsia="Spectral" w:hAnsi="Times New Roman" w:cs="Times New Roman"/>
          <w:u w:val="single"/>
        </w:rPr>
        <w:t xml:space="preserve"> model</w:t>
      </w:r>
      <w:r w:rsidR="00EF5506" w:rsidRPr="00B923FD">
        <w:rPr>
          <w:rFonts w:ascii="Times New Roman" w:eastAsia="Times New Roman" w:hAnsi="Times New Roman" w:cs="Times New Roman"/>
          <w:u w:val="single"/>
        </w:rPr>
        <w:t xml:space="preserve"> </w:t>
      </w:r>
      <w:r w:rsidR="00EF5506">
        <w:rPr>
          <w:rFonts w:ascii="Times New Roman" w:eastAsia="Times New Roman" w:hAnsi="Times New Roman" w:cs="Times New Roman"/>
          <w:u w:val="single"/>
        </w:rPr>
        <w:t>design and operation</w:t>
      </w:r>
    </w:p>
    <w:p w14:paraId="20E18973" w14:textId="77777777" w:rsidR="00550DC7" w:rsidRDefault="00EF5506" w:rsidP="00B923FD">
      <w:pPr>
        <w:widowControl w:val="0"/>
        <w:contextualSpacing w:val="0"/>
        <w:jc w:val="both"/>
        <w:rPr>
          <w:rFonts w:ascii="Times New Roman" w:eastAsia="Times New Roman" w:hAnsi="Times New Roman" w:cs="Times New Roman"/>
        </w:rPr>
      </w:pPr>
      <w:r>
        <w:rPr>
          <w:rFonts w:ascii="Times New Roman" w:eastAsia="Times New Roman" w:hAnsi="Times New Roman" w:cs="Times New Roman"/>
        </w:rPr>
        <w:t>A</w:t>
      </w:r>
      <w:r w:rsidR="00D62B9D">
        <w:rPr>
          <w:rFonts w:ascii="Times New Roman" w:eastAsia="Times New Roman" w:hAnsi="Times New Roman" w:cs="Times New Roman"/>
        </w:rPr>
        <w:t>n</w:t>
      </w:r>
      <w:r>
        <w:rPr>
          <w:rFonts w:ascii="Times New Roman" w:eastAsia="Times New Roman" w:hAnsi="Times New Roman" w:cs="Times New Roman"/>
        </w:rPr>
        <w:t xml:space="preserve"> </w:t>
      </w:r>
      <w:r w:rsidR="00D62B9D">
        <w:rPr>
          <w:rFonts w:ascii="Times New Roman" w:eastAsia="Times New Roman" w:hAnsi="Times New Roman" w:cs="Times New Roman"/>
        </w:rPr>
        <w:t>Oxygen Sensor S</w:t>
      </w:r>
      <w:r>
        <w:rPr>
          <w:rFonts w:ascii="Times New Roman" w:eastAsia="Times New Roman" w:hAnsi="Times New Roman" w:cs="Times New Roman"/>
        </w:rPr>
        <w:t xml:space="preserve">pot </w:t>
      </w:r>
      <w:r w:rsidR="00D62B9D">
        <w:rPr>
          <w:rFonts w:ascii="Times New Roman" w:eastAsia="Times New Roman" w:hAnsi="Times New Roman" w:cs="Times New Roman"/>
        </w:rPr>
        <w:t>(</w:t>
      </w:r>
      <w:proofErr w:type="spellStart"/>
      <w:r w:rsidR="00D62B9D">
        <w:rPr>
          <w:rFonts w:ascii="Times New Roman" w:eastAsia="Times New Roman" w:hAnsi="Times New Roman" w:cs="Times New Roman"/>
        </w:rPr>
        <w:t>PreSens</w:t>
      </w:r>
      <w:proofErr w:type="spellEnd"/>
      <w:r w:rsidR="00D62B9D">
        <w:rPr>
          <w:rFonts w:ascii="Times New Roman" w:eastAsia="Times New Roman" w:hAnsi="Times New Roman" w:cs="Times New Roman"/>
        </w:rPr>
        <w:t xml:space="preserve">, Regensburg, Germany) </w:t>
      </w:r>
      <w:r>
        <w:rPr>
          <w:rFonts w:ascii="Times New Roman" w:eastAsia="Times New Roman" w:hAnsi="Times New Roman" w:cs="Times New Roman"/>
        </w:rPr>
        <w:t xml:space="preserve">was </w:t>
      </w:r>
      <w:r w:rsidR="001D707E">
        <w:rPr>
          <w:rFonts w:ascii="Times New Roman" w:eastAsia="Times New Roman" w:hAnsi="Times New Roman" w:cs="Times New Roman"/>
        </w:rPr>
        <w:t>adhered</w:t>
      </w:r>
      <w:r>
        <w:rPr>
          <w:rFonts w:ascii="Times New Roman" w:eastAsia="Times New Roman" w:hAnsi="Times New Roman" w:cs="Times New Roman"/>
        </w:rPr>
        <w:t xml:space="preserve"> within a </w:t>
      </w:r>
      <w:r w:rsidR="001D707E">
        <w:rPr>
          <w:rFonts w:ascii="Times New Roman" w:eastAsia="Times New Roman" w:hAnsi="Times New Roman" w:cs="Times New Roman"/>
        </w:rPr>
        <w:t>1</w:t>
      </w:r>
      <w:r w:rsidR="00D62B9D">
        <w:rPr>
          <w:rFonts w:ascii="Times New Roman" w:eastAsia="Times New Roman" w:hAnsi="Times New Roman" w:cs="Times New Roman"/>
        </w:rPr>
        <w:t xml:space="preserve">L </w:t>
      </w:r>
      <w:r w:rsidR="001D707E">
        <w:rPr>
          <w:rFonts w:ascii="Times New Roman" w:eastAsia="Times New Roman" w:hAnsi="Times New Roman" w:cs="Times New Roman"/>
        </w:rPr>
        <w:t>disposable</w:t>
      </w:r>
      <w:r>
        <w:rPr>
          <w:rFonts w:ascii="Times New Roman" w:eastAsia="Times New Roman" w:hAnsi="Times New Roman" w:cs="Times New Roman"/>
        </w:rPr>
        <w:t xml:space="preserve"> spinner flask</w:t>
      </w:r>
      <w:r w:rsidR="001D707E">
        <w:rPr>
          <w:rFonts w:ascii="Times New Roman" w:eastAsia="Times New Roman" w:hAnsi="Times New Roman" w:cs="Times New Roman"/>
        </w:rPr>
        <w:t xml:space="preserve"> with two side arms (Corning, Corning, NY)</w:t>
      </w:r>
      <w:r>
        <w:rPr>
          <w:rFonts w:ascii="Times New Roman" w:eastAsia="Times New Roman" w:hAnsi="Times New Roman" w:cs="Times New Roman"/>
        </w:rPr>
        <w:t xml:space="preserve">. A </w:t>
      </w:r>
      <w:proofErr w:type="spellStart"/>
      <w:proofErr w:type="gramStart"/>
      <w:r>
        <w:rPr>
          <w:rFonts w:ascii="Times New Roman" w:eastAsia="Times New Roman" w:hAnsi="Times New Roman" w:cs="Times New Roman"/>
        </w:rPr>
        <w:t>velcro</w:t>
      </w:r>
      <w:proofErr w:type="spellEnd"/>
      <w:proofErr w:type="gramEnd"/>
      <w:r>
        <w:rPr>
          <w:rFonts w:ascii="Times New Roman" w:eastAsia="Times New Roman" w:hAnsi="Times New Roman" w:cs="Times New Roman"/>
        </w:rPr>
        <w:t xml:space="preserve"> belt with a screw-on port for the fiber optic cable was wrapped around the flask. A gas line input was fastened on one arm of the flask, and a </w:t>
      </w:r>
      <w:proofErr w:type="spellStart"/>
      <w:r>
        <w:rPr>
          <w:rFonts w:ascii="Times New Roman" w:eastAsia="Times New Roman" w:hAnsi="Times New Roman" w:cs="Times New Roman"/>
        </w:rPr>
        <w:t>luer</w:t>
      </w:r>
      <w:proofErr w:type="spellEnd"/>
      <w:r>
        <w:rPr>
          <w:rFonts w:ascii="Times New Roman" w:eastAsia="Times New Roman" w:hAnsi="Times New Roman" w:cs="Times New Roman"/>
        </w:rPr>
        <w:t xml:space="preserve">-lock/filter sampling port was </w:t>
      </w:r>
      <w:r w:rsidR="001D707E">
        <w:rPr>
          <w:rFonts w:ascii="Times New Roman" w:eastAsia="Times New Roman" w:hAnsi="Times New Roman" w:cs="Times New Roman"/>
        </w:rPr>
        <w:t>connected to</w:t>
      </w:r>
      <w:r>
        <w:rPr>
          <w:rFonts w:ascii="Times New Roman" w:eastAsia="Times New Roman" w:hAnsi="Times New Roman" w:cs="Times New Roman"/>
        </w:rPr>
        <w:t xml:space="preserve"> the other arm. Air and N</w:t>
      </w:r>
      <w:r w:rsidRPr="001D707E">
        <w:rPr>
          <w:rFonts w:ascii="Times New Roman" w:eastAsia="Times New Roman" w:hAnsi="Times New Roman" w:cs="Times New Roman"/>
          <w:vertAlign w:val="subscript"/>
        </w:rPr>
        <w:t>2</w:t>
      </w:r>
      <w:r>
        <w:rPr>
          <w:rFonts w:ascii="Times New Roman" w:eastAsia="Times New Roman" w:hAnsi="Times New Roman" w:cs="Times New Roman"/>
        </w:rPr>
        <w:t xml:space="preserve"> gas </w:t>
      </w:r>
      <w:r w:rsidR="001D707E">
        <w:rPr>
          <w:rFonts w:ascii="Times New Roman" w:eastAsia="Times New Roman" w:hAnsi="Times New Roman" w:cs="Times New Roman"/>
        </w:rPr>
        <w:t>lines</w:t>
      </w:r>
      <w:r>
        <w:rPr>
          <w:rFonts w:ascii="Times New Roman" w:eastAsia="Times New Roman" w:hAnsi="Times New Roman" w:cs="Times New Roman"/>
        </w:rPr>
        <w:t xml:space="preserve"> </w:t>
      </w:r>
      <w:r w:rsidR="001D707E">
        <w:rPr>
          <w:rFonts w:ascii="Times New Roman" w:eastAsia="Times New Roman" w:hAnsi="Times New Roman" w:cs="Times New Roman"/>
        </w:rPr>
        <w:t xml:space="preserve">were run into the Biological safety laboratory and </w:t>
      </w:r>
      <w:r>
        <w:rPr>
          <w:rFonts w:ascii="Times New Roman" w:eastAsia="Times New Roman" w:hAnsi="Times New Roman" w:cs="Times New Roman"/>
        </w:rPr>
        <w:t>connected to gas-specific mass flow controllers</w:t>
      </w:r>
      <w:r w:rsidR="001D707E">
        <w:rPr>
          <w:rFonts w:ascii="Times New Roman" w:eastAsia="Times New Roman" w:hAnsi="Times New Roman" w:cs="Times New Roman"/>
        </w:rPr>
        <w:t xml:space="preserve"> (</w:t>
      </w:r>
      <w:proofErr w:type="spellStart"/>
      <w:r w:rsidR="001D707E">
        <w:rPr>
          <w:rFonts w:ascii="Times New Roman" w:eastAsia="Times New Roman" w:hAnsi="Times New Roman" w:cs="Times New Roman"/>
        </w:rPr>
        <w:t>Alicat</w:t>
      </w:r>
      <w:proofErr w:type="spellEnd"/>
      <w:r w:rsidR="001D707E">
        <w:rPr>
          <w:rFonts w:ascii="Times New Roman" w:eastAsia="Times New Roman" w:hAnsi="Times New Roman" w:cs="Times New Roman"/>
        </w:rPr>
        <w:t>, Tucson, AZ)</w:t>
      </w:r>
      <w:r>
        <w:rPr>
          <w:rFonts w:ascii="Times New Roman" w:eastAsia="Times New Roman" w:hAnsi="Times New Roman" w:cs="Times New Roman"/>
        </w:rPr>
        <w:t>, whose outputs were connected downstream through a Y-connector that led into an incubator. Three separate flasks, all prepared as described above</w:t>
      </w:r>
      <w:r w:rsidR="001D707E">
        <w:rPr>
          <w:rFonts w:ascii="Times New Roman" w:eastAsia="Times New Roman" w:hAnsi="Times New Roman" w:cs="Times New Roman"/>
        </w:rPr>
        <w:t>, were placed onto a</w:t>
      </w:r>
      <w:r>
        <w:rPr>
          <w:rFonts w:ascii="Times New Roman" w:eastAsia="Times New Roman" w:hAnsi="Times New Roman" w:cs="Times New Roman"/>
        </w:rPr>
        <w:t xml:space="preserve"> stir plate</w:t>
      </w:r>
      <w:r w:rsidR="001D707E">
        <w:rPr>
          <w:rFonts w:ascii="Times New Roman" w:eastAsia="Times New Roman" w:hAnsi="Times New Roman" w:cs="Times New Roman"/>
        </w:rPr>
        <w:t xml:space="preserve"> inside an incubator at 37° C</w:t>
      </w:r>
      <w:r>
        <w:rPr>
          <w:rFonts w:ascii="Times New Roman" w:eastAsia="Times New Roman" w:hAnsi="Times New Roman" w:cs="Times New Roman"/>
        </w:rPr>
        <w:t xml:space="preserve">. The mixed gas line was split via additional Y-connecters, streamed through 0.2 um filters, and attached to the gas line </w:t>
      </w:r>
      <w:r>
        <w:rPr>
          <w:rFonts w:ascii="Times New Roman" w:eastAsia="Times New Roman" w:hAnsi="Times New Roman" w:cs="Times New Roman"/>
        </w:rPr>
        <w:lastRenderedPageBreak/>
        <w:t xml:space="preserve">inputs of each flask. </w:t>
      </w:r>
      <w:r w:rsidR="001D707E">
        <w:rPr>
          <w:rFonts w:ascii="Times New Roman" w:eastAsia="Times New Roman" w:hAnsi="Times New Roman" w:cs="Times New Roman"/>
        </w:rPr>
        <w:t xml:space="preserve">Media was incubated overnight and checked for contamination before </w:t>
      </w:r>
      <w:proofErr w:type="spellStart"/>
      <w:r w:rsidR="00B923FD">
        <w:rPr>
          <w:rFonts w:ascii="Times New Roman" w:eastAsia="Times New Roman" w:hAnsi="Times New Roman" w:cs="Times New Roman"/>
        </w:rPr>
        <w:t>innoculated</w:t>
      </w:r>
      <w:proofErr w:type="spellEnd"/>
      <w:r w:rsidR="001D707E">
        <w:rPr>
          <w:rFonts w:ascii="Times New Roman" w:eastAsia="Times New Roman" w:hAnsi="Times New Roman" w:cs="Times New Roman"/>
        </w:rPr>
        <w:t xml:space="preserve"> with MTB. </w:t>
      </w:r>
    </w:p>
    <w:p w14:paraId="0762CAF6" w14:textId="77777777" w:rsidR="00550DC7" w:rsidRDefault="00EF5506" w:rsidP="00B923FD">
      <w:pPr>
        <w:widowControl w:val="0"/>
        <w:ind w:firstLine="720"/>
        <w:contextualSpacing w:val="0"/>
        <w:jc w:val="both"/>
        <w:rPr>
          <w:rFonts w:ascii="Times New Roman" w:eastAsia="Times New Roman" w:hAnsi="Times New Roman" w:cs="Times New Roman"/>
        </w:rPr>
      </w:pPr>
      <w:r>
        <w:rPr>
          <w:rFonts w:ascii="Times New Roman" w:eastAsia="Times New Roman" w:hAnsi="Times New Roman" w:cs="Times New Roman"/>
        </w:rPr>
        <w:t xml:space="preserve">The mass flow controllers and oxygen sensor were linked to a computer and controlled through </w:t>
      </w:r>
      <w:commentRangeStart w:id="952"/>
      <w:r>
        <w:rPr>
          <w:rFonts w:ascii="Times New Roman" w:eastAsia="Times New Roman" w:hAnsi="Times New Roman" w:cs="Times New Roman"/>
        </w:rPr>
        <w:t>special retail software</w:t>
      </w:r>
      <w:commentRangeEnd w:id="952"/>
      <w:r w:rsidR="006704D3">
        <w:rPr>
          <w:rStyle w:val="CommentReference"/>
        </w:rPr>
        <w:commentReference w:id="952"/>
      </w:r>
      <w:r>
        <w:rPr>
          <w:rFonts w:ascii="Times New Roman" w:eastAsia="Times New Roman" w:hAnsi="Times New Roman" w:cs="Times New Roman"/>
        </w:rPr>
        <w:t xml:space="preserve">, which could be remotely accessed </w:t>
      </w:r>
      <w:r w:rsidR="006704D3">
        <w:rPr>
          <w:rFonts w:ascii="Times New Roman" w:eastAsia="Times New Roman" w:hAnsi="Times New Roman" w:cs="Times New Roman"/>
        </w:rPr>
        <w:t>and monitored in real-time. After inoculation, we programmed the mass flow controllers to achieve a</w:t>
      </w:r>
      <w:r>
        <w:rPr>
          <w:rFonts w:ascii="Times New Roman" w:eastAsia="Times New Roman" w:hAnsi="Times New Roman" w:cs="Times New Roman"/>
        </w:rPr>
        <w:t xml:space="preserve"> changing gas mixtu</w:t>
      </w:r>
      <w:r w:rsidR="006704D3">
        <w:rPr>
          <w:rFonts w:ascii="Times New Roman" w:eastAsia="Times New Roman" w:hAnsi="Times New Roman" w:cs="Times New Roman"/>
        </w:rPr>
        <w:t>re gradient, which allowed us creating a steady</w:t>
      </w:r>
      <w:r>
        <w:rPr>
          <w:rFonts w:ascii="Times New Roman" w:eastAsia="Times New Roman" w:hAnsi="Times New Roman" w:cs="Times New Roman"/>
        </w:rPr>
        <w:t xml:space="preserve"> two-day depletion, followed by two-days of sustained hypoxia</w:t>
      </w:r>
      <w:r w:rsidR="006704D3">
        <w:rPr>
          <w:rFonts w:ascii="Times New Roman" w:eastAsia="Times New Roman" w:hAnsi="Times New Roman" w:cs="Times New Roman"/>
        </w:rPr>
        <w:t xml:space="preserve">, and re-aeration </w:t>
      </w:r>
      <w:r>
        <w:rPr>
          <w:rFonts w:ascii="Times New Roman" w:eastAsia="Times New Roman" w:hAnsi="Times New Roman" w:cs="Times New Roman"/>
        </w:rPr>
        <w:t>by flowing pure air into the headspace of the vessels and increasing the speed of the stir bars in each vessel.</w:t>
      </w:r>
    </w:p>
    <w:p w14:paraId="7410EC19" w14:textId="77777777" w:rsidR="006704D3" w:rsidRDefault="006704D3">
      <w:pPr>
        <w:widowControl w:val="0"/>
        <w:contextualSpacing w:val="0"/>
        <w:rPr>
          <w:rFonts w:ascii="Times New Roman" w:eastAsia="Times New Roman" w:hAnsi="Times New Roman" w:cs="Times New Roman"/>
        </w:rPr>
      </w:pPr>
    </w:p>
    <w:p w14:paraId="483E65C8" w14:textId="77777777" w:rsidR="006704D3" w:rsidRDefault="006704D3" w:rsidP="006704D3">
      <w:pPr>
        <w:widowControl w:val="0"/>
        <w:contextualSpacing w:val="0"/>
        <w:rPr>
          <w:rFonts w:ascii="Times New Roman" w:eastAsia="Times New Roman" w:hAnsi="Times New Roman" w:cs="Times New Roman"/>
          <w:u w:val="single"/>
        </w:rPr>
      </w:pPr>
      <w:r>
        <w:rPr>
          <w:rFonts w:ascii="Times New Roman" w:eastAsia="Times New Roman" w:hAnsi="Times New Roman" w:cs="Times New Roman"/>
          <w:u w:val="single"/>
        </w:rPr>
        <w:t>RNA isolation</w:t>
      </w:r>
    </w:p>
    <w:p w14:paraId="1CD3764F" w14:textId="77777777" w:rsidR="006704D3" w:rsidRDefault="00B923FD" w:rsidP="006B7960">
      <w:pPr>
        <w:widowControl w:val="0"/>
        <w:ind w:firstLine="720"/>
        <w:contextualSpacing w:val="0"/>
        <w:jc w:val="both"/>
        <w:rPr>
          <w:rFonts w:ascii="Times New Roman" w:hAnsi="Times New Roman" w:cs="Times New Roman"/>
        </w:rPr>
      </w:pPr>
      <w:r>
        <w:rPr>
          <w:rFonts w:ascii="Times New Roman" w:eastAsia="Times New Roman" w:hAnsi="Times New Roman" w:cs="Times New Roman"/>
        </w:rPr>
        <w:t xml:space="preserve">Samples were collected by attaching a </w:t>
      </w:r>
      <w:proofErr w:type="spellStart"/>
      <w:r>
        <w:rPr>
          <w:rFonts w:ascii="Times New Roman" w:eastAsia="Times New Roman" w:hAnsi="Times New Roman" w:cs="Times New Roman"/>
        </w:rPr>
        <w:t>luer</w:t>
      </w:r>
      <w:proofErr w:type="spellEnd"/>
      <w:r>
        <w:rPr>
          <w:rFonts w:ascii="Times New Roman" w:eastAsia="Times New Roman" w:hAnsi="Times New Roman" w:cs="Times New Roman"/>
        </w:rPr>
        <w:t xml:space="preserve">-lock syringe to the sampling port. Samples were centrifuged at high speed for 5 min, supernatant discarded and cell pellet was immediately flash frozen in liquid nitrogen. </w:t>
      </w:r>
      <w:r w:rsidRPr="008077DE">
        <w:rPr>
          <w:rFonts w:ascii="Times New Roman" w:hAnsi="Times New Roman" w:cs="Times New Roman"/>
        </w:rPr>
        <w:t xml:space="preserve">Cell pellets </w:t>
      </w:r>
      <w:r>
        <w:rPr>
          <w:rFonts w:ascii="Times New Roman" w:hAnsi="Times New Roman" w:cs="Times New Roman"/>
        </w:rPr>
        <w:t xml:space="preserve">were stored at -80° C until all samples collected and then </w:t>
      </w:r>
      <w:proofErr w:type="spellStart"/>
      <w:r>
        <w:rPr>
          <w:rFonts w:ascii="Times New Roman" w:hAnsi="Times New Roman" w:cs="Times New Roman"/>
        </w:rPr>
        <w:t>resuspended</w:t>
      </w:r>
      <w:proofErr w:type="spellEnd"/>
      <w:r>
        <w:rPr>
          <w:rFonts w:ascii="Times New Roman" w:hAnsi="Times New Roman" w:cs="Times New Roman"/>
        </w:rPr>
        <w:t xml:space="preserve"> in 600 </w:t>
      </w:r>
      <w:proofErr w:type="spellStart"/>
      <w:r>
        <w:rPr>
          <w:rFonts w:ascii="Times New Roman" w:hAnsi="Times New Roman" w:cs="Times New Roman"/>
        </w:rPr>
        <w:t>μL</w:t>
      </w:r>
      <w:proofErr w:type="spellEnd"/>
      <w:r>
        <w:rPr>
          <w:rFonts w:ascii="Times New Roman" w:hAnsi="Times New Roman" w:cs="Times New Roman"/>
        </w:rPr>
        <w:t xml:space="preserve"> of fresh lysozyme solution in TE pH 8.0 (5 mg/mL). The </w:t>
      </w:r>
      <w:proofErr w:type="spellStart"/>
      <w:r>
        <w:rPr>
          <w:rFonts w:ascii="Times New Roman" w:hAnsi="Times New Roman" w:cs="Times New Roman"/>
        </w:rPr>
        <w:t>resuspended</w:t>
      </w:r>
      <w:proofErr w:type="spellEnd"/>
      <w:r>
        <w:rPr>
          <w:rFonts w:ascii="Times New Roman" w:hAnsi="Times New Roman" w:cs="Times New Roman"/>
        </w:rPr>
        <w:t xml:space="preserve"> cells were transferred to </w:t>
      </w:r>
      <w:r w:rsidRPr="008077DE">
        <w:rPr>
          <w:rFonts w:ascii="Times New Roman" w:hAnsi="Times New Roman" w:cs="Times New Roman"/>
        </w:rPr>
        <w:t>a tube containing L</w:t>
      </w:r>
      <w:r>
        <w:rPr>
          <w:rFonts w:ascii="Times New Roman" w:hAnsi="Times New Roman" w:cs="Times New Roman"/>
        </w:rPr>
        <w:t>ysing Matrix B (</w:t>
      </w:r>
      <w:proofErr w:type="spellStart"/>
      <w:r>
        <w:rPr>
          <w:rFonts w:ascii="Times New Roman" w:hAnsi="Times New Roman" w:cs="Times New Roman"/>
        </w:rPr>
        <w:t>QBiogene</w:t>
      </w:r>
      <w:proofErr w:type="spellEnd"/>
      <w:r>
        <w:rPr>
          <w:rFonts w:ascii="Times New Roman" w:hAnsi="Times New Roman" w:cs="Times New Roman"/>
        </w:rPr>
        <w:t>, Inc.) and incubated at 37°</w:t>
      </w:r>
      <w:r w:rsidR="00592677">
        <w:rPr>
          <w:rFonts w:ascii="Times New Roman" w:hAnsi="Times New Roman" w:cs="Times New Roman"/>
        </w:rPr>
        <w:t xml:space="preserve"> C for 3</w:t>
      </w:r>
      <w:r>
        <w:rPr>
          <w:rFonts w:ascii="Times New Roman" w:hAnsi="Times New Roman" w:cs="Times New Roman"/>
        </w:rPr>
        <w:t>0 min.</w:t>
      </w:r>
      <w:r w:rsidRPr="008077DE">
        <w:rPr>
          <w:rFonts w:ascii="Times New Roman" w:hAnsi="Times New Roman" w:cs="Times New Roman"/>
        </w:rPr>
        <w:t xml:space="preserve"> </w:t>
      </w:r>
      <w:r w:rsidR="00592677">
        <w:rPr>
          <w:rFonts w:ascii="Times New Roman" w:hAnsi="Times New Roman" w:cs="Times New Roman"/>
        </w:rPr>
        <w:t xml:space="preserve">Following incubation, </w:t>
      </w:r>
      <w:r>
        <w:rPr>
          <w:rFonts w:ascii="Times New Roman" w:hAnsi="Times New Roman" w:cs="Times New Roman"/>
        </w:rPr>
        <w:t xml:space="preserve">60 </w:t>
      </w:r>
      <w:proofErr w:type="spellStart"/>
      <w:r>
        <w:rPr>
          <w:rFonts w:ascii="Times New Roman" w:hAnsi="Times New Roman" w:cs="Times New Roman"/>
        </w:rPr>
        <w:t>μL</w:t>
      </w:r>
      <w:proofErr w:type="spellEnd"/>
      <w:r>
        <w:rPr>
          <w:rFonts w:ascii="Times New Roman" w:hAnsi="Times New Roman" w:cs="Times New Roman"/>
        </w:rPr>
        <w:t xml:space="preserve"> (1/10</w:t>
      </w:r>
      <w:r w:rsidRPr="00B923FD">
        <w:rPr>
          <w:rFonts w:ascii="Times New Roman" w:hAnsi="Times New Roman" w:cs="Times New Roman"/>
          <w:vertAlign w:val="superscript"/>
        </w:rPr>
        <w:t>th</w:t>
      </w:r>
      <w:r>
        <w:rPr>
          <w:rFonts w:ascii="Times New Roman" w:hAnsi="Times New Roman" w:cs="Times New Roman"/>
        </w:rPr>
        <w:t xml:space="preserve"> volume of lysate volume) of 10% SDS was added and then</w:t>
      </w:r>
      <w:r w:rsidRPr="008077DE">
        <w:rPr>
          <w:rFonts w:ascii="Times New Roman" w:hAnsi="Times New Roman" w:cs="Times New Roman"/>
        </w:rPr>
        <w:t xml:space="preserve"> </w:t>
      </w:r>
      <w:r w:rsidR="00592677">
        <w:rPr>
          <w:rFonts w:ascii="Times New Roman" w:hAnsi="Times New Roman" w:cs="Times New Roman"/>
        </w:rPr>
        <w:t xml:space="preserve">tubes were </w:t>
      </w:r>
      <w:r w:rsidRPr="008077DE">
        <w:rPr>
          <w:rFonts w:ascii="Times New Roman" w:hAnsi="Times New Roman" w:cs="Times New Roman"/>
        </w:rPr>
        <w:t xml:space="preserve">vigorously shaken at max speed for 30 s in a </w:t>
      </w:r>
      <w:proofErr w:type="spellStart"/>
      <w:r w:rsidRPr="008077DE">
        <w:rPr>
          <w:rFonts w:ascii="Times New Roman" w:hAnsi="Times New Roman" w:cs="Times New Roman"/>
        </w:rPr>
        <w:t>FastPrep</w:t>
      </w:r>
      <w:proofErr w:type="spellEnd"/>
      <w:r w:rsidRPr="008077DE">
        <w:rPr>
          <w:rFonts w:ascii="Times New Roman" w:hAnsi="Times New Roman" w:cs="Times New Roman"/>
        </w:rPr>
        <w:t xml:space="preserve"> 120 homogenizer (</w:t>
      </w:r>
      <w:proofErr w:type="spellStart"/>
      <w:r w:rsidRPr="008077DE">
        <w:rPr>
          <w:rFonts w:ascii="Times New Roman" w:hAnsi="Times New Roman" w:cs="Times New Roman"/>
        </w:rPr>
        <w:t>QBiogene</w:t>
      </w:r>
      <w:proofErr w:type="spellEnd"/>
      <w:r w:rsidRPr="008077DE">
        <w:rPr>
          <w:rFonts w:ascii="Times New Roman" w:hAnsi="Times New Roman" w:cs="Times New Roman"/>
        </w:rPr>
        <w:t xml:space="preserve">) three times. </w:t>
      </w:r>
      <w:r w:rsidR="00592677">
        <w:rPr>
          <w:rFonts w:ascii="Times New Roman" w:hAnsi="Times New Roman" w:cs="Times New Roman"/>
        </w:rPr>
        <w:t xml:space="preserve">Tubes were centrifuged for 1 min (max speed), then 66 </w:t>
      </w:r>
      <w:proofErr w:type="spellStart"/>
      <w:r w:rsidR="00592677">
        <w:rPr>
          <w:rFonts w:ascii="Times New Roman" w:hAnsi="Times New Roman" w:cs="Times New Roman"/>
        </w:rPr>
        <w:t>μL</w:t>
      </w:r>
      <w:proofErr w:type="spellEnd"/>
      <w:r w:rsidR="00592677">
        <w:rPr>
          <w:rFonts w:ascii="Times New Roman" w:hAnsi="Times New Roman" w:cs="Times New Roman"/>
        </w:rPr>
        <w:t xml:space="preserve"> of 3 M sodium acetate pH 5.2 added and mixed well. Acid phenol (pH 4.2) was added at 726 </w:t>
      </w:r>
      <w:proofErr w:type="spellStart"/>
      <w:r w:rsidR="00592677">
        <w:rPr>
          <w:rFonts w:ascii="Times New Roman" w:hAnsi="Times New Roman" w:cs="Times New Roman"/>
        </w:rPr>
        <w:t>μL</w:t>
      </w:r>
      <w:proofErr w:type="spellEnd"/>
      <w:r w:rsidR="00592677">
        <w:rPr>
          <w:rFonts w:ascii="Times New Roman" w:hAnsi="Times New Roman" w:cs="Times New Roman"/>
        </w:rPr>
        <w:t xml:space="preserve"> and tubes were inverted to mix well (~60 times). Samples were incubated at 65° C for 5 min, inverting tubes to mix samples every 30 s. Then, centrifuged at 14000 rpm for 5 min and upper aqueous phase was transferred to a new tube. 3M sodium acetate (pH 5.2) was added at 1/10</w:t>
      </w:r>
      <w:r w:rsidR="00592677" w:rsidRPr="00592677">
        <w:rPr>
          <w:rFonts w:ascii="Times New Roman" w:hAnsi="Times New Roman" w:cs="Times New Roman"/>
          <w:vertAlign w:val="superscript"/>
        </w:rPr>
        <w:t>th</w:t>
      </w:r>
      <w:r w:rsidR="00592677">
        <w:rPr>
          <w:rFonts w:ascii="Times New Roman" w:hAnsi="Times New Roman" w:cs="Times New Roman"/>
        </w:rPr>
        <w:t xml:space="preserve"> volume along with 3x volumes of 100% ethanol. The addition of 1 </w:t>
      </w:r>
      <w:proofErr w:type="spellStart"/>
      <w:r w:rsidR="00592677">
        <w:rPr>
          <w:rFonts w:ascii="Times New Roman" w:hAnsi="Times New Roman" w:cs="Times New Roman"/>
        </w:rPr>
        <w:t>μL</w:t>
      </w:r>
      <w:proofErr w:type="spellEnd"/>
      <w:r w:rsidR="00592677">
        <w:rPr>
          <w:rFonts w:ascii="Times New Roman" w:hAnsi="Times New Roman" w:cs="Times New Roman"/>
        </w:rPr>
        <w:t xml:space="preserve"> is optional for visualization of the pellet. Sample was mixed well and incubated at -20° C for 1 </w:t>
      </w:r>
      <w:proofErr w:type="spellStart"/>
      <w:r w:rsidR="00592677">
        <w:rPr>
          <w:rFonts w:ascii="Times New Roman" w:hAnsi="Times New Roman" w:cs="Times New Roman"/>
        </w:rPr>
        <w:t>hr</w:t>
      </w:r>
      <w:proofErr w:type="spellEnd"/>
      <w:r w:rsidR="00592677">
        <w:rPr>
          <w:rFonts w:ascii="Times New Roman" w:hAnsi="Times New Roman" w:cs="Times New Roman"/>
        </w:rPr>
        <w:t xml:space="preserve"> or overnight. Following incubation, samples were centrifuged at 14000 rpm for 30 min at 4° C, ethanol was discarded and 500 </w:t>
      </w:r>
      <w:proofErr w:type="spellStart"/>
      <w:r w:rsidR="00592677">
        <w:rPr>
          <w:rFonts w:ascii="Times New Roman" w:hAnsi="Times New Roman" w:cs="Times New Roman"/>
        </w:rPr>
        <w:t>μL</w:t>
      </w:r>
      <w:proofErr w:type="spellEnd"/>
      <w:r w:rsidR="00592677">
        <w:rPr>
          <w:rFonts w:ascii="Times New Roman" w:hAnsi="Times New Roman" w:cs="Times New Roman"/>
        </w:rPr>
        <w:t xml:space="preserve"> of 70% ethanol was added. Samples were centrifuged again at 14000 rpm for 10 min at 4° C, supernatant discarded, and any residual ethanol removed using pipet. Pellet</w:t>
      </w:r>
      <w:r w:rsidR="006B7960">
        <w:rPr>
          <w:rFonts w:ascii="Times New Roman" w:hAnsi="Times New Roman" w:cs="Times New Roman"/>
        </w:rPr>
        <w:t xml:space="preserve"> was allowed to air dry,</w:t>
      </w:r>
      <w:r w:rsidR="00592677">
        <w:rPr>
          <w:rFonts w:ascii="Times New Roman" w:hAnsi="Times New Roman" w:cs="Times New Roman"/>
        </w:rPr>
        <w:t xml:space="preserve"> </w:t>
      </w:r>
      <w:proofErr w:type="spellStart"/>
      <w:r w:rsidR="00592677">
        <w:rPr>
          <w:rFonts w:ascii="Times New Roman" w:hAnsi="Times New Roman" w:cs="Times New Roman"/>
        </w:rPr>
        <w:t>resuspended</w:t>
      </w:r>
      <w:proofErr w:type="spellEnd"/>
      <w:r w:rsidR="00592677">
        <w:rPr>
          <w:rFonts w:ascii="Times New Roman" w:hAnsi="Times New Roman" w:cs="Times New Roman"/>
        </w:rPr>
        <w:t xml:space="preserve"> in 30-40 </w:t>
      </w:r>
      <w:proofErr w:type="spellStart"/>
      <w:r w:rsidR="00592677">
        <w:rPr>
          <w:rFonts w:ascii="Times New Roman" w:hAnsi="Times New Roman" w:cs="Times New Roman"/>
        </w:rPr>
        <w:t>μL</w:t>
      </w:r>
      <w:proofErr w:type="spellEnd"/>
      <w:r w:rsidR="00592677">
        <w:rPr>
          <w:rFonts w:ascii="Times New Roman" w:hAnsi="Times New Roman" w:cs="Times New Roman"/>
        </w:rPr>
        <w:t xml:space="preserve"> of R</w:t>
      </w:r>
      <w:r w:rsidR="006B7960">
        <w:rPr>
          <w:rFonts w:ascii="Times New Roman" w:hAnsi="Times New Roman" w:cs="Times New Roman"/>
        </w:rPr>
        <w:t>N</w:t>
      </w:r>
      <w:r w:rsidR="00592677">
        <w:rPr>
          <w:rFonts w:ascii="Times New Roman" w:hAnsi="Times New Roman" w:cs="Times New Roman"/>
        </w:rPr>
        <w:t xml:space="preserve">ase free </w:t>
      </w:r>
      <w:r w:rsidR="006B7960">
        <w:rPr>
          <w:rFonts w:ascii="Times New Roman" w:hAnsi="Times New Roman" w:cs="Times New Roman"/>
        </w:rPr>
        <w:t xml:space="preserve">water and </w:t>
      </w:r>
      <w:r w:rsidRPr="008077DE">
        <w:rPr>
          <w:rFonts w:ascii="Times New Roman" w:hAnsi="Times New Roman" w:cs="Times New Roman"/>
        </w:rPr>
        <w:t xml:space="preserve">quantified by </w:t>
      </w:r>
      <w:proofErr w:type="spellStart"/>
      <w:r w:rsidRPr="008077DE">
        <w:rPr>
          <w:rFonts w:ascii="Times New Roman" w:hAnsi="Times New Roman" w:cs="Times New Roman"/>
        </w:rPr>
        <w:t>Nanodrop</w:t>
      </w:r>
      <w:proofErr w:type="spellEnd"/>
      <w:r w:rsidRPr="008077DE">
        <w:rPr>
          <w:rFonts w:ascii="Times New Roman" w:hAnsi="Times New Roman" w:cs="Times New Roman"/>
        </w:rPr>
        <w:t xml:space="preserve"> (</w:t>
      </w:r>
      <w:proofErr w:type="spellStart"/>
      <w:r w:rsidRPr="008077DE">
        <w:rPr>
          <w:rFonts w:ascii="Times New Roman" w:hAnsi="Times New Roman" w:cs="Times New Roman"/>
        </w:rPr>
        <w:t>Thermo</w:t>
      </w:r>
      <w:proofErr w:type="spellEnd"/>
      <w:r w:rsidRPr="008077DE">
        <w:rPr>
          <w:rFonts w:ascii="Times New Roman" w:hAnsi="Times New Roman" w:cs="Times New Roman"/>
        </w:rPr>
        <w:t xml:space="preserve"> Scientific)</w:t>
      </w:r>
      <w:r w:rsidR="006B7960">
        <w:rPr>
          <w:rFonts w:ascii="Times New Roman" w:hAnsi="Times New Roman" w:cs="Times New Roman"/>
        </w:rPr>
        <w:t>.</w:t>
      </w:r>
      <w:r w:rsidR="009017FB">
        <w:rPr>
          <w:rFonts w:ascii="Times New Roman" w:hAnsi="Times New Roman" w:cs="Times New Roman"/>
        </w:rPr>
        <w:t xml:space="preserve"> This was followed by in solution genomic DNA digestion using RQ1 </w:t>
      </w:r>
      <w:proofErr w:type="spellStart"/>
      <w:r w:rsidR="009017FB">
        <w:rPr>
          <w:rFonts w:ascii="Times New Roman" w:hAnsi="Times New Roman" w:cs="Times New Roman"/>
        </w:rPr>
        <w:t>Dnase</w:t>
      </w:r>
      <w:proofErr w:type="spellEnd"/>
      <w:r w:rsidR="009017FB">
        <w:rPr>
          <w:rFonts w:ascii="Times New Roman" w:hAnsi="Times New Roman" w:cs="Times New Roman"/>
        </w:rPr>
        <w:t xml:space="preserve"> (</w:t>
      </w:r>
      <w:proofErr w:type="spellStart"/>
      <w:r w:rsidR="009017FB">
        <w:rPr>
          <w:rFonts w:ascii="Times New Roman" w:hAnsi="Times New Roman" w:cs="Times New Roman"/>
        </w:rPr>
        <w:t>Promega</w:t>
      </w:r>
      <w:proofErr w:type="spellEnd"/>
      <w:r w:rsidR="009017FB">
        <w:rPr>
          <w:rFonts w:ascii="Times New Roman" w:hAnsi="Times New Roman" w:cs="Times New Roman"/>
        </w:rPr>
        <w:t>) following manufacturer’s recommendation.</w:t>
      </w:r>
      <w:r w:rsidR="006B7960">
        <w:rPr>
          <w:rFonts w:ascii="Times New Roman" w:hAnsi="Times New Roman" w:cs="Times New Roman"/>
        </w:rPr>
        <w:t xml:space="preserve"> </w:t>
      </w:r>
      <w:r w:rsidR="009017FB">
        <w:rPr>
          <w:rFonts w:ascii="Times New Roman" w:hAnsi="Times New Roman" w:cs="Times New Roman"/>
        </w:rPr>
        <w:t>RNA</w:t>
      </w:r>
      <w:r w:rsidRPr="008077DE">
        <w:rPr>
          <w:rFonts w:ascii="Times New Roman" w:hAnsi="Times New Roman" w:cs="Times New Roman"/>
        </w:rPr>
        <w:t xml:space="preserve"> quality was analyzed in a 2100 </w:t>
      </w:r>
      <w:proofErr w:type="spellStart"/>
      <w:r w:rsidRPr="008077DE">
        <w:rPr>
          <w:rFonts w:ascii="Times New Roman" w:hAnsi="Times New Roman" w:cs="Times New Roman"/>
        </w:rPr>
        <w:t>Bioanalyzer</w:t>
      </w:r>
      <w:proofErr w:type="spellEnd"/>
      <w:r w:rsidRPr="008077DE">
        <w:rPr>
          <w:rFonts w:ascii="Times New Roman" w:hAnsi="Times New Roman" w:cs="Times New Roman"/>
        </w:rPr>
        <w:t xml:space="preserve"> system (Agilent Technologies). Total RNA samples were depleted of riboso</w:t>
      </w:r>
      <w:r w:rsidR="006B7960">
        <w:rPr>
          <w:rFonts w:ascii="Times New Roman" w:hAnsi="Times New Roman" w:cs="Times New Roman"/>
        </w:rPr>
        <w:t xml:space="preserve">mal RNA using the </w:t>
      </w:r>
      <w:proofErr w:type="spellStart"/>
      <w:r w:rsidR="006B7960">
        <w:rPr>
          <w:rFonts w:ascii="Times New Roman" w:hAnsi="Times New Roman" w:cs="Times New Roman"/>
        </w:rPr>
        <w:t>Ribo</w:t>
      </w:r>
      <w:proofErr w:type="spellEnd"/>
      <w:r w:rsidR="006B7960">
        <w:rPr>
          <w:rFonts w:ascii="Times New Roman" w:hAnsi="Times New Roman" w:cs="Times New Roman"/>
        </w:rPr>
        <w:t>-Zero Bacteria</w:t>
      </w:r>
      <w:r w:rsidRPr="008077DE">
        <w:rPr>
          <w:rFonts w:ascii="Times New Roman" w:hAnsi="Times New Roman" w:cs="Times New Roman"/>
        </w:rPr>
        <w:t xml:space="preserve"> </w:t>
      </w:r>
      <w:proofErr w:type="spellStart"/>
      <w:r w:rsidR="006B7960">
        <w:rPr>
          <w:rFonts w:ascii="Times New Roman" w:hAnsi="Times New Roman" w:cs="Times New Roman"/>
        </w:rPr>
        <w:t>rRNA</w:t>
      </w:r>
      <w:proofErr w:type="spellEnd"/>
      <w:r w:rsidR="006B7960">
        <w:rPr>
          <w:rFonts w:ascii="Times New Roman" w:hAnsi="Times New Roman" w:cs="Times New Roman"/>
        </w:rPr>
        <w:t xml:space="preserve"> Removal Kit </w:t>
      </w:r>
      <w:r w:rsidRPr="008077DE">
        <w:rPr>
          <w:rFonts w:ascii="Times New Roman" w:hAnsi="Times New Roman" w:cs="Times New Roman"/>
        </w:rPr>
        <w:t>(Illumina).</w:t>
      </w:r>
    </w:p>
    <w:p w14:paraId="776E8791" w14:textId="77777777" w:rsidR="00B923FD" w:rsidRDefault="00B923FD" w:rsidP="006704D3">
      <w:pPr>
        <w:widowControl w:val="0"/>
        <w:contextualSpacing w:val="0"/>
        <w:rPr>
          <w:rFonts w:ascii="Times New Roman" w:eastAsia="Times New Roman" w:hAnsi="Times New Roman" w:cs="Times New Roman"/>
        </w:rPr>
      </w:pPr>
    </w:p>
    <w:p w14:paraId="6653C1D4" w14:textId="77777777" w:rsidR="006704D3" w:rsidRDefault="006704D3" w:rsidP="006704D3">
      <w:pPr>
        <w:widowControl w:val="0"/>
        <w:contextualSpacing w:val="0"/>
        <w:rPr>
          <w:rFonts w:ascii="Times New Roman" w:eastAsia="Times New Roman" w:hAnsi="Times New Roman" w:cs="Times New Roman"/>
          <w:u w:val="single"/>
        </w:rPr>
      </w:pPr>
      <w:r>
        <w:rPr>
          <w:rFonts w:ascii="Times New Roman" w:eastAsia="Times New Roman" w:hAnsi="Times New Roman" w:cs="Times New Roman"/>
          <w:u w:val="single"/>
        </w:rPr>
        <w:t>Processing and analysis of RNA-</w:t>
      </w:r>
      <w:proofErr w:type="spellStart"/>
      <w:r>
        <w:rPr>
          <w:rFonts w:ascii="Times New Roman" w:eastAsia="Times New Roman" w:hAnsi="Times New Roman" w:cs="Times New Roman"/>
          <w:u w:val="single"/>
        </w:rPr>
        <w:t>seq</w:t>
      </w:r>
      <w:proofErr w:type="spellEnd"/>
      <w:r>
        <w:rPr>
          <w:rFonts w:ascii="Times New Roman" w:eastAsia="Times New Roman" w:hAnsi="Times New Roman" w:cs="Times New Roman"/>
          <w:u w:val="single"/>
        </w:rPr>
        <w:t xml:space="preserve"> data</w:t>
      </w:r>
    </w:p>
    <w:p w14:paraId="363FE178" w14:textId="25AAD76C" w:rsidR="006B7960" w:rsidRPr="009017FB" w:rsidRDefault="009017FB" w:rsidP="006B7960">
      <w:pPr>
        <w:pStyle w:val="p"/>
        <w:spacing w:before="0" w:beforeAutospacing="0" w:after="0" w:afterAutospacing="0" w:line="276" w:lineRule="auto"/>
        <w:jc w:val="both"/>
        <w:rPr>
          <w:sz w:val="22"/>
          <w:szCs w:val="22"/>
        </w:rPr>
      </w:pPr>
      <w:r w:rsidRPr="009017FB">
        <w:rPr>
          <w:sz w:val="22"/>
          <w:szCs w:val="22"/>
        </w:rPr>
        <w:t xml:space="preserve">Sample collection and RNA-extraction was performed as described above. Quality and purity of mRNA samples was determined with 2100 </w:t>
      </w:r>
      <w:proofErr w:type="spellStart"/>
      <w:r w:rsidRPr="009017FB">
        <w:rPr>
          <w:sz w:val="22"/>
          <w:szCs w:val="22"/>
        </w:rPr>
        <w:t>Bioanalyzer</w:t>
      </w:r>
      <w:proofErr w:type="spellEnd"/>
      <w:r w:rsidRPr="009017FB">
        <w:rPr>
          <w:sz w:val="22"/>
          <w:szCs w:val="22"/>
        </w:rPr>
        <w:t xml:space="preserve"> (Agilent, Santa Clara, CA). Samples were prepared with </w:t>
      </w:r>
      <w:proofErr w:type="spellStart"/>
      <w:r w:rsidRPr="009017FB">
        <w:rPr>
          <w:sz w:val="22"/>
          <w:szCs w:val="22"/>
        </w:rPr>
        <w:t>TrueSeq</w:t>
      </w:r>
      <w:proofErr w:type="spellEnd"/>
      <w:r w:rsidRPr="009017FB">
        <w:rPr>
          <w:sz w:val="22"/>
          <w:szCs w:val="22"/>
        </w:rPr>
        <w:t xml:space="preserve"> Stranded mRNA HT library preparation kit (Illumina, San Diego, CA) and multiplexed into a single run. All samples were sequenced on the </w:t>
      </w:r>
      <w:proofErr w:type="spellStart"/>
      <w:r w:rsidRPr="009017FB">
        <w:rPr>
          <w:sz w:val="22"/>
          <w:szCs w:val="22"/>
        </w:rPr>
        <w:t>NextSeq</w:t>
      </w:r>
      <w:proofErr w:type="spellEnd"/>
      <w:r w:rsidRPr="009017FB">
        <w:rPr>
          <w:sz w:val="22"/>
          <w:szCs w:val="22"/>
        </w:rPr>
        <w:t xml:space="preserve"> sequencing instrument in a high output 150 v2 flow cell. Paired-end 75 </w:t>
      </w:r>
      <w:proofErr w:type="spellStart"/>
      <w:r w:rsidRPr="009017FB">
        <w:rPr>
          <w:sz w:val="22"/>
          <w:szCs w:val="22"/>
        </w:rPr>
        <w:t>bp</w:t>
      </w:r>
      <w:proofErr w:type="spellEnd"/>
      <w:r w:rsidRPr="009017FB">
        <w:rPr>
          <w:sz w:val="22"/>
          <w:szCs w:val="22"/>
        </w:rPr>
        <w:t xml:space="preserve"> reads were checked for technical artifacts using Illumina default quality filtering steps. </w:t>
      </w:r>
      <w:r w:rsidR="006B7960" w:rsidRPr="009017FB">
        <w:rPr>
          <w:sz w:val="22"/>
          <w:szCs w:val="22"/>
        </w:rPr>
        <w:t xml:space="preserve">Raw FASTQ read data were processed using the R package </w:t>
      </w:r>
      <w:proofErr w:type="spellStart"/>
      <w:r w:rsidR="006B7960" w:rsidRPr="009017FB">
        <w:rPr>
          <w:sz w:val="22"/>
          <w:szCs w:val="22"/>
        </w:rPr>
        <w:t>DuffyNGS</w:t>
      </w:r>
      <w:proofErr w:type="spellEnd"/>
      <w:r w:rsidR="006B7960" w:rsidRPr="009017FB">
        <w:rPr>
          <w:sz w:val="22"/>
          <w:szCs w:val="22"/>
        </w:rPr>
        <w:t xml:space="preserve"> as described previously</w:t>
      </w:r>
      <w:r w:rsidR="006B7960" w:rsidRPr="009017FB">
        <w:rPr>
          <w:sz w:val="22"/>
          <w:szCs w:val="22"/>
        </w:rPr>
        <w:fldChar w:fldCharType="begin">
          <w:fldData xml:space="preserve">PEVuZE5vdGU+PENpdGU+PEF1dGhvcj5WaWduYWxpPC9BdXRob3I+PFllYXI+MjAxMTwvWWVhcj48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</w:fldData>
        </w:fldChar>
      </w:r>
      <w:r w:rsidR="00F75662">
        <w:rPr>
          <w:sz w:val="22"/>
          <w:szCs w:val="22"/>
        </w:rPr>
        <w:instrText xml:space="preserve"> ADDIN EN.CITE </w:instrText>
      </w:r>
      <w:r w:rsidR="00F75662">
        <w:rPr>
          <w:sz w:val="22"/>
          <w:szCs w:val="22"/>
        </w:rPr>
        <w:fldChar w:fldCharType="begin">
          <w:fldData xml:space="preserve">PEVuZE5vdGU+PENpdGU+PEF1dGhvcj5WaWduYWxpPC9BdXRob3I+PFllYXI+MjAxMTwvWWVhcj48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</w:fldData>
        </w:fldChar>
      </w:r>
      <w:r w:rsidR="00F75662">
        <w:rPr>
          <w:sz w:val="22"/>
          <w:szCs w:val="22"/>
        </w:rPr>
        <w:instrText xml:space="preserve"> ADDIN EN.CITE.DATA </w:instrText>
      </w:r>
      <w:r w:rsidR="00F75662">
        <w:rPr>
          <w:sz w:val="22"/>
          <w:szCs w:val="22"/>
        </w:rPr>
      </w:r>
      <w:r w:rsidR="00F75662">
        <w:rPr>
          <w:sz w:val="22"/>
          <w:szCs w:val="22"/>
        </w:rPr>
        <w:fldChar w:fldCharType="end"/>
      </w:r>
      <w:r w:rsidR="006B7960" w:rsidRPr="009017FB">
        <w:rPr>
          <w:sz w:val="22"/>
          <w:szCs w:val="22"/>
        </w:rPr>
        <w:fldChar w:fldCharType="separate"/>
      </w:r>
      <w:r w:rsidR="00F75662" w:rsidRPr="00F75662">
        <w:rPr>
          <w:noProof/>
          <w:sz w:val="22"/>
          <w:szCs w:val="22"/>
          <w:vertAlign w:val="superscript"/>
        </w:rPr>
        <w:t>36</w:t>
      </w:r>
      <w:r w:rsidR="006B7960" w:rsidRPr="009017FB">
        <w:rPr>
          <w:sz w:val="22"/>
          <w:szCs w:val="22"/>
        </w:rPr>
        <w:fldChar w:fldCharType="end"/>
      </w:r>
      <w:r w:rsidR="006B7960" w:rsidRPr="009017FB">
        <w:rPr>
          <w:sz w:val="22"/>
          <w:szCs w:val="22"/>
        </w:rPr>
        <w:t>. Briefly, raw reads pass through a 3-stage alignment pipeline: (</w:t>
      </w:r>
      <w:proofErr w:type="spellStart"/>
      <w:r w:rsidR="006B7960" w:rsidRPr="009017FB">
        <w:rPr>
          <w:sz w:val="22"/>
          <w:szCs w:val="22"/>
        </w:rPr>
        <w:t>i</w:t>
      </w:r>
      <w:proofErr w:type="spellEnd"/>
      <w:r w:rsidR="006B7960" w:rsidRPr="009017FB">
        <w:rPr>
          <w:sz w:val="22"/>
          <w:szCs w:val="22"/>
        </w:rPr>
        <w:t xml:space="preserve">) a </w:t>
      </w:r>
      <w:proofErr w:type="spellStart"/>
      <w:r w:rsidR="006B7960" w:rsidRPr="009017FB">
        <w:rPr>
          <w:sz w:val="22"/>
          <w:szCs w:val="22"/>
        </w:rPr>
        <w:t>prealignment</w:t>
      </w:r>
      <w:proofErr w:type="spellEnd"/>
      <w:r w:rsidR="006B7960" w:rsidRPr="009017FB">
        <w:rPr>
          <w:sz w:val="22"/>
          <w:szCs w:val="22"/>
        </w:rPr>
        <w:t xml:space="preserve"> stage to filter out unwanted transcripts, such as </w:t>
      </w:r>
      <w:proofErr w:type="spellStart"/>
      <w:r w:rsidR="006B7960" w:rsidRPr="009017FB">
        <w:rPr>
          <w:sz w:val="22"/>
          <w:szCs w:val="22"/>
        </w:rPr>
        <w:t>rRNA</w:t>
      </w:r>
      <w:proofErr w:type="spellEnd"/>
      <w:r w:rsidR="006B7960" w:rsidRPr="009017FB">
        <w:rPr>
          <w:sz w:val="22"/>
          <w:szCs w:val="22"/>
        </w:rPr>
        <w:t xml:space="preserve">, mitochondrial RNA, albumin, and globin; (ii) a main genomic alignment stage against the genome(s) of interest; and (iii) a splice junction alignment stage against an index of standard and alternative exon splice junctions. Reads </w:t>
      </w:r>
      <w:r w:rsidRPr="009017FB">
        <w:rPr>
          <w:sz w:val="22"/>
          <w:szCs w:val="22"/>
        </w:rPr>
        <w:t xml:space="preserve">were aligned to </w:t>
      </w:r>
      <w:r w:rsidR="006B7960" w:rsidRPr="009017FB">
        <w:rPr>
          <w:i/>
          <w:sz w:val="22"/>
          <w:szCs w:val="22"/>
        </w:rPr>
        <w:t>M. tuberculosis H37Rv</w:t>
      </w:r>
      <w:r w:rsidR="006B7960" w:rsidRPr="009017FB">
        <w:rPr>
          <w:sz w:val="22"/>
          <w:szCs w:val="22"/>
        </w:rPr>
        <w:t xml:space="preserve"> (ASM19595v2) with Bowtie2</w:t>
      </w:r>
      <w:r w:rsidR="006B7960" w:rsidRPr="009017FB">
        <w:rPr>
          <w:sz w:val="22"/>
          <w:szCs w:val="22"/>
        </w:rPr>
        <w:fldChar w:fldCharType="begin"/>
      </w:r>
      <w:r w:rsidR="00F75662">
        <w:rPr>
          <w:sz w:val="22"/>
          <w:szCs w:val="22"/>
        </w:rPr>
        <w:instrText xml:space="preserve"> ADDIN EN.CITE &lt;EndNote&gt;&lt;Cite&gt;&lt;Author&gt;Langmead&lt;/Author&gt;&lt;Year&gt;2012&lt;/Year&gt;&lt;RecNum&gt;1465&lt;/RecNum&gt;&lt;DisplayText&gt;&lt;style face="superscript"&gt;37&lt;/style&gt;&lt;/DisplayText&gt;&lt;record&gt;&lt;rec-number&gt;1465&lt;/rec-number&gt;&lt;foreign-keys&gt;&lt;key app="EN" db-id="d2r9zze949dxtjefpfqvxrwj9ax2atddseza" timestamp="1527262339"&gt;1465&lt;/key&gt;&lt;/foreign-keys&gt;&lt;ref-type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Methods&lt;/secondary-title&gt;&lt;/titles&gt;&lt;periodical&gt;&lt;full-title&gt;Nat Methods&lt;/full-title&gt;&lt;/periodical&gt;&lt;pages&gt;357-9&lt;/pages&gt;&lt;volume&gt;9&lt;/volume&gt;&lt;number&gt;4&lt;/number&gt;&lt;keywords&gt;&lt;keyword&gt;*Algorithms&lt;/keyword&gt;&lt;keyword&gt;Computational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DNA/methods&lt;/keyword&gt;&lt;/keywords&gt;&lt;dates&gt;&lt;year&gt;2012&lt;/year&gt;&lt;pub-dates&gt;&lt;date&gt;Mar 4&lt;/date&gt;&lt;/pub-dates&gt;&lt;/dates&gt;&lt;isbn&gt;1548-7105 (Electronic)&amp;#xD;1548-7091 (Linking)&lt;/isbn&gt;&lt;accession-num&gt;22388286&lt;/accession-num&gt;&lt;urls&gt;&lt;related-urls&gt;&lt;url&gt;https://www.ncbi.nlm.nih.gov/pubmed/22388286&lt;/url&gt;&lt;/related-urls&gt;&lt;/urls&gt;&lt;custom2&gt;PMC3322381&lt;/custom2&gt;&lt;electronic-resource-num&gt;10.1038/nmeth.1923&lt;/electronic-resource-num&gt;&lt;/record&gt;&lt;/Cite&gt;&lt;/EndNote&gt;</w:instrText>
      </w:r>
      <w:r w:rsidR="006B7960" w:rsidRPr="009017FB">
        <w:rPr>
          <w:sz w:val="22"/>
          <w:szCs w:val="22"/>
        </w:rPr>
        <w:fldChar w:fldCharType="separate"/>
      </w:r>
      <w:r w:rsidR="00F75662" w:rsidRPr="00F75662">
        <w:rPr>
          <w:noProof/>
          <w:sz w:val="22"/>
          <w:szCs w:val="22"/>
          <w:vertAlign w:val="superscript"/>
        </w:rPr>
        <w:t>37</w:t>
      </w:r>
      <w:r w:rsidR="006B7960" w:rsidRPr="009017FB">
        <w:rPr>
          <w:sz w:val="22"/>
          <w:szCs w:val="22"/>
        </w:rPr>
        <w:fldChar w:fldCharType="end"/>
      </w:r>
      <w:r w:rsidR="006B7960" w:rsidRPr="009017FB">
        <w:rPr>
          <w:sz w:val="22"/>
          <w:szCs w:val="22"/>
        </w:rPr>
        <w:t xml:space="preserve">, using the command line option “very-sensitive.” BAM files from stages 2 and 3 are combined into read depth wiggle tracks that record both uniquely mapped and multiply mapped reads to each of the forward and reverse strands of the genome(s) at single-nucleotide resolution. </w:t>
      </w:r>
      <w:r w:rsidR="006B7960" w:rsidRPr="009017FB">
        <w:rPr>
          <w:sz w:val="22"/>
          <w:szCs w:val="22"/>
        </w:rPr>
        <w:lastRenderedPageBreak/>
        <w:t>Gene transcript abundance is then measured by summing total reads landing inside annotated gene boundaries, expressed as both RPKM and raw read counts. Two stringencies of gene abundance are provided using all aligned reads and by just counting uniquely aligned reads.</w:t>
      </w:r>
    </w:p>
    <w:p w14:paraId="4BB9914F" w14:textId="77777777" w:rsidR="009017FB" w:rsidRDefault="009017FB" w:rsidP="006B7960">
      <w:pPr>
        <w:pStyle w:val="p"/>
        <w:spacing w:before="0" w:beforeAutospacing="0" w:after="0" w:afterAutospacing="0" w:line="276" w:lineRule="auto"/>
        <w:jc w:val="both"/>
        <w:rPr>
          <w:sz w:val="22"/>
          <w:szCs w:val="22"/>
        </w:rPr>
      </w:pPr>
    </w:p>
    <w:p w14:paraId="29085FF0" w14:textId="77777777" w:rsidR="009017FB" w:rsidRPr="008077DE" w:rsidRDefault="009017FB" w:rsidP="009017FB">
      <w:pPr>
        <w:pStyle w:val="p"/>
        <w:spacing w:before="0" w:beforeAutospacing="0" w:after="0" w:afterAutospacing="0"/>
        <w:jc w:val="both"/>
        <w:rPr>
          <w:sz w:val="22"/>
          <w:szCs w:val="22"/>
          <w:u w:val="single"/>
        </w:rPr>
      </w:pPr>
      <w:commentRangeStart w:id="953"/>
      <w:r w:rsidRPr="008077DE">
        <w:rPr>
          <w:sz w:val="22"/>
          <w:szCs w:val="22"/>
          <w:u w:val="single"/>
        </w:rPr>
        <w:t>Differential expression</w:t>
      </w:r>
      <w:commentRangeEnd w:id="953"/>
      <w:r w:rsidR="0046079E">
        <w:rPr>
          <w:rStyle w:val="CommentReference"/>
          <w:rFonts w:ascii="Arial" w:eastAsia="Arial" w:hAnsi="Arial" w:cs="Arial"/>
          <w:lang w:val="en"/>
        </w:rPr>
        <w:commentReference w:id="953"/>
      </w:r>
    </w:p>
    <w:p w14:paraId="415544AB" w14:textId="77777777" w:rsidR="009017FB" w:rsidRPr="008077DE" w:rsidRDefault="009017FB" w:rsidP="006B7960">
      <w:pPr>
        <w:pStyle w:val="p"/>
        <w:spacing w:before="0" w:beforeAutospacing="0" w:after="0" w:afterAutospacing="0" w:line="276" w:lineRule="auto"/>
        <w:jc w:val="both"/>
        <w:rPr>
          <w:sz w:val="22"/>
          <w:szCs w:val="22"/>
        </w:rPr>
      </w:pPr>
    </w:p>
    <w:p w14:paraId="7F381CB9" w14:textId="77777777" w:rsidR="006704D3" w:rsidRDefault="006704D3">
      <w:pPr>
        <w:widowControl w:val="0"/>
        <w:contextualSpacing w:val="0"/>
        <w:rPr>
          <w:rFonts w:ascii="Times New Roman" w:eastAsia="Times New Roman" w:hAnsi="Times New Roman" w:cs="Times New Roman"/>
          <w:u w:val="single"/>
        </w:rPr>
      </w:pPr>
    </w:p>
    <w:p w14:paraId="26B2E5C9" w14:textId="77777777" w:rsidR="00550DC7" w:rsidRDefault="00EF5506">
      <w:pPr>
        <w:widowControl w:val="0"/>
        <w:contextualSpacing w:val="0"/>
        <w:rPr>
          <w:rFonts w:ascii="Times New Roman" w:eastAsia="Times New Roman" w:hAnsi="Times New Roman" w:cs="Times New Roman"/>
          <w:u w:val="single"/>
        </w:rPr>
      </w:pPr>
      <w:r>
        <w:rPr>
          <w:rFonts w:ascii="Times New Roman" w:eastAsia="Times New Roman" w:hAnsi="Times New Roman" w:cs="Times New Roman"/>
          <w:u w:val="single"/>
        </w:rPr>
        <w:t xml:space="preserve">Analysis of </w:t>
      </w:r>
      <w:proofErr w:type="spellStart"/>
      <w:r>
        <w:rPr>
          <w:rFonts w:ascii="Times New Roman" w:eastAsia="Times New Roman" w:hAnsi="Times New Roman" w:cs="Times New Roman"/>
          <w:u w:val="single"/>
        </w:rPr>
        <w:t>ChIP-seq</w:t>
      </w:r>
      <w:proofErr w:type="spellEnd"/>
      <w:r>
        <w:rPr>
          <w:rFonts w:ascii="Times New Roman" w:eastAsia="Times New Roman" w:hAnsi="Times New Roman" w:cs="Times New Roman"/>
          <w:u w:val="single"/>
        </w:rPr>
        <w:t xml:space="preserve"> data</w:t>
      </w:r>
    </w:p>
    <w:p w14:paraId="38261E2C" w14:textId="35ECFB9D" w:rsidR="00550DC7" w:rsidRDefault="00EF5506" w:rsidP="00F03D0E">
      <w:pPr>
        <w:widowControl w:val="0"/>
        <w:contextualSpacing w:val="0"/>
        <w:jc w:val="both"/>
        <w:rPr>
          <w:rFonts w:ascii="Times New Roman" w:eastAsia="Times New Roman" w:hAnsi="Times New Roman" w:cs="Times New Roman"/>
        </w:rPr>
      </w:pPr>
      <w:commentRangeStart w:id="954"/>
      <w:r>
        <w:rPr>
          <w:rFonts w:ascii="Times New Roman" w:eastAsia="Times New Roman" w:hAnsi="Times New Roman" w:cs="Times New Roman"/>
        </w:rPr>
        <w:t>To uncover the core gene regulatory circuits that govern these cell-state transitions, we combined our transcriptional data with a previously published transcription factor binding map</w:t>
      </w:r>
      <w:r w:rsidR="00F03D0E">
        <w:rPr>
          <w:rFonts w:ascii="Times New Roman" w:eastAsia="Times New Roman" w:hAnsi="Times New Roman" w:cs="Times New Roman"/>
        </w:rPr>
        <w:fldChar w:fldCharType="begin">
          <w:fldData xml:space="preserve">PEVuZE5vdGU+PENpdGU+PEF1dGhvcj5NaW5jaDwvQXV0aG9yPjxZZWFyPjIwMTU8L1llYXI+PFJl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=
</w:fldData>
        </w:fldChar>
      </w:r>
      <w:r w:rsidR="00F75662">
        <w:rPr>
          <w:rFonts w:ascii="Times New Roman" w:eastAsia="Times New Roman" w:hAnsi="Times New Roman" w:cs="Times New Roman"/>
        </w:rPr>
        <w:instrText xml:space="preserve"> ADDIN EN.CITE </w:instrText>
      </w:r>
      <w:r w:rsidR="00F75662">
        <w:rPr>
          <w:rFonts w:ascii="Times New Roman" w:eastAsia="Times New Roman" w:hAnsi="Times New Roman" w:cs="Times New Roman"/>
        </w:rPr>
        <w:fldChar w:fldCharType="begin">
          <w:fldData xml:space="preserve">PEVuZE5vdGU+PENpdGU+PEF1dGhvcj5NaW5jaDwvQXV0aG9yPjxZZWFyPjIwMTU8L1llYXI+PFJl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=
</w:fldData>
        </w:fldChar>
      </w:r>
      <w:r w:rsidR="00F75662">
        <w:rPr>
          <w:rFonts w:ascii="Times New Roman" w:eastAsia="Times New Roman" w:hAnsi="Times New Roman" w:cs="Times New Roman"/>
        </w:rPr>
        <w:instrText xml:space="preserve"> ADDIN EN.CITE.DATA </w:instrText>
      </w:r>
      <w:r w:rsidR="00F75662">
        <w:rPr>
          <w:rFonts w:ascii="Times New Roman" w:eastAsia="Times New Roman" w:hAnsi="Times New Roman" w:cs="Times New Roman"/>
        </w:rPr>
      </w:r>
      <w:r w:rsidR="00F75662">
        <w:rPr>
          <w:rFonts w:ascii="Times New Roman" w:eastAsia="Times New Roman" w:hAnsi="Times New Roman" w:cs="Times New Roman"/>
        </w:rPr>
        <w:fldChar w:fldCharType="end"/>
      </w:r>
      <w:r w:rsidR="00F03D0E">
        <w:rPr>
          <w:rFonts w:ascii="Times New Roman" w:eastAsia="Times New Roman" w:hAnsi="Times New Roman" w:cs="Times New Roman"/>
        </w:rPr>
        <w:fldChar w:fldCharType="separate"/>
      </w:r>
      <w:r w:rsidR="00F75662" w:rsidRPr="00F75662">
        <w:rPr>
          <w:rFonts w:ascii="Times New Roman" w:eastAsia="Times New Roman" w:hAnsi="Times New Roman" w:cs="Times New Roman"/>
          <w:noProof/>
          <w:vertAlign w:val="superscript"/>
        </w:rPr>
        <w:t>20</w:t>
      </w:r>
      <w:r w:rsidR="00F03D0E">
        <w:rPr>
          <w:rFonts w:ascii="Times New Roman" w:eastAsia="Times New Roman" w:hAnsi="Times New Roman" w:cs="Times New Roman"/>
        </w:rPr>
        <w:fldChar w:fldCharType="end"/>
      </w:r>
      <w:r>
        <w:rPr>
          <w:rFonts w:ascii="Times New Roman" w:eastAsia="Times New Roman" w:hAnsi="Times New Roman" w:cs="Times New Roman"/>
        </w:rPr>
        <w:t xml:space="preserve">. This dataset was assembled by performing </w:t>
      </w:r>
      <w:proofErr w:type="spellStart"/>
      <w:r>
        <w:rPr>
          <w:rFonts w:ascii="Times New Roman" w:eastAsia="Times New Roman" w:hAnsi="Times New Roman" w:cs="Times New Roman"/>
        </w:rPr>
        <w:t>ChIP-seq</w:t>
      </w:r>
      <w:proofErr w:type="spellEnd"/>
      <w:r>
        <w:rPr>
          <w:rFonts w:ascii="Times New Roman" w:eastAsia="Times New Roman" w:hAnsi="Times New Roman" w:cs="Times New Roman"/>
        </w:rPr>
        <w:t xml:space="preserve"> on overexpression strains for all known regulators in MTB. While this caused the cells to exist in a non-physiological state within a different context from the one we were testing (i.e., normal growth conditions rather than hypoxia), TF binding from an overexpression strain for a hypoxic-response regulator (Rv0081) in normal growth conditions was shown to recapture the majority of sites found when that regulator bound DNA in a wild-type strain in hypoxia. Therefore, though our binding data is necessarily incomplete, we use the comprehensive TF-binding network to approximate the most densely-connected nodes of a more complete hypoxia-specific network. Indeed, to properly assay TF-binding for the genetic program outlined in this paper, one would need to perform </w:t>
      </w:r>
      <w:proofErr w:type="spellStart"/>
      <w:r>
        <w:rPr>
          <w:rFonts w:ascii="Times New Roman" w:eastAsia="Times New Roman" w:hAnsi="Times New Roman" w:cs="Times New Roman"/>
        </w:rPr>
        <w:t>ChIP-seq</w:t>
      </w:r>
      <w:proofErr w:type="spellEnd"/>
      <w:r>
        <w:rPr>
          <w:rFonts w:ascii="Times New Roman" w:eastAsia="Times New Roman" w:hAnsi="Times New Roman" w:cs="Times New Roman"/>
        </w:rPr>
        <w:t xml:space="preserve"> on all the relevant TFs for each separate time-point in the hypoxia time-course—a highly laborious project that goes beyond the scope of this paper. It remains for a future study to thus exhaustively “fill in the gaps” of the network we devise in this paper.</w:t>
      </w:r>
      <w:commentRangeEnd w:id="954"/>
      <w:r w:rsidR="00F03D0E">
        <w:rPr>
          <w:rStyle w:val="CommentReference"/>
        </w:rPr>
        <w:commentReference w:id="954"/>
      </w:r>
    </w:p>
    <w:p w14:paraId="296042C5" w14:textId="77777777" w:rsidR="00550DC7" w:rsidRDefault="00550DC7">
      <w:pPr>
        <w:widowControl w:val="0"/>
        <w:contextualSpacing w:val="0"/>
        <w:rPr>
          <w:rFonts w:ascii="Times New Roman" w:eastAsia="Times New Roman" w:hAnsi="Times New Roman" w:cs="Times New Roman"/>
        </w:rPr>
      </w:pPr>
    </w:p>
    <w:p w14:paraId="6CEE4FAA" w14:textId="77777777" w:rsidR="00550DC7" w:rsidRDefault="00EF5506" w:rsidP="00F03D0E">
      <w:pPr>
        <w:widowControl w:val="0"/>
        <w:contextualSpacing w:val="0"/>
        <w:jc w:val="both"/>
        <w:rPr>
          <w:rFonts w:ascii="Times New Roman" w:eastAsia="Times New Roman" w:hAnsi="Times New Roman" w:cs="Times New Roman"/>
        </w:rPr>
      </w:pPr>
      <w:r>
        <w:rPr>
          <w:rFonts w:ascii="Times New Roman" w:eastAsia="Times New Roman" w:hAnsi="Times New Roman" w:cs="Times New Roman"/>
        </w:rPr>
        <w:t>Using the TF-binding map, we assigned targets to a particular TF when a statistically significant central peak for that TF was found within a -150 and + 70 window around the TSS for a given gene. When a TF was found to bind a gene within an operon, we also assigned the genes rightward (i.e. toward the 5’ end) of the direct target that belonged to the operon that the TF targeted.</w:t>
      </w:r>
    </w:p>
    <w:p w14:paraId="0D730D45" w14:textId="77777777" w:rsidR="00550DC7" w:rsidRDefault="00550DC7">
      <w:pPr>
        <w:widowControl w:val="0"/>
        <w:contextualSpacing w:val="0"/>
        <w:rPr>
          <w:rFonts w:ascii="Times New Roman" w:eastAsia="Times New Roman" w:hAnsi="Times New Roman" w:cs="Times New Roman"/>
        </w:rPr>
      </w:pPr>
    </w:p>
    <w:p w14:paraId="11D0C1BF" w14:textId="77777777" w:rsidR="00550DC7" w:rsidRDefault="00EF5506">
      <w:pPr>
        <w:widowControl w:val="0"/>
        <w:contextualSpacing w:val="0"/>
        <w:rPr>
          <w:rFonts w:ascii="Times New Roman" w:eastAsia="Times New Roman" w:hAnsi="Times New Roman" w:cs="Times New Roman"/>
          <w:u w:val="single"/>
        </w:rPr>
      </w:pPr>
      <w:r>
        <w:rPr>
          <w:rFonts w:ascii="Times New Roman" w:eastAsia="Times New Roman" w:hAnsi="Times New Roman" w:cs="Times New Roman"/>
          <w:u w:val="single"/>
        </w:rPr>
        <w:t>Computational modeling of network motifs</w:t>
      </w:r>
    </w:p>
    <w:p w14:paraId="10A58046" w14:textId="77777777" w:rsidR="00F03D0E" w:rsidRPr="00F03D0E" w:rsidRDefault="00EF5506" w:rsidP="00F03D0E">
      <w:pPr>
        <w:widowControl w:val="0"/>
        <w:contextualSpacing w:val="0"/>
        <w:jc w:val="both"/>
        <w:rPr>
          <w:rFonts w:ascii="Times New Roman" w:eastAsia="Times New Roman" w:hAnsi="Times New Roman" w:cs="Times New Roman"/>
        </w:rPr>
      </w:pPr>
      <w:commentRangeStart w:id="955"/>
      <w:r>
        <w:rPr>
          <w:rFonts w:ascii="Times New Roman" w:eastAsia="Times New Roman" w:hAnsi="Times New Roman" w:cs="Times New Roman"/>
        </w:rPr>
        <w:t xml:space="preserve">For both C-FFLs and I-FFLs, we required that a primary TF was found to bind a secondary TF, and that both those TFs were found to bind a shared target. We designated a FFL coherent when the target gene was only induced while both its regulators were also induced. We also required that the median inter-TF binding distance of both the primary and secondary TFs fell within </w:t>
      </w:r>
      <w:proofErr w:type="gramStart"/>
      <w:r>
        <w:rPr>
          <w:rFonts w:ascii="Times New Roman" w:eastAsia="Times New Roman" w:hAnsi="Times New Roman" w:cs="Times New Roman"/>
        </w:rPr>
        <w:t>a +/-</w:t>
      </w:r>
      <w:proofErr w:type="gramEnd"/>
      <w:r>
        <w:rPr>
          <w:rFonts w:ascii="Times New Roman" w:eastAsia="Times New Roman" w:hAnsi="Times New Roman" w:cs="Times New Roman"/>
        </w:rPr>
        <w:t xml:space="preserve"> 5 interval of 10 base-pairs. We tested the statistical significance of these median values by comparing them against the median inter-TF binding distance of all TFs that were shown to bind a common gene but lacked the inter-TF edge required for a FFL. We designated a FFL incoherent when the target gene satisfied two conditions: 1) the target was induced while its primary TF was induced but its secondary TF was repressed, and 2) the target was not induced when both its primary and secondary TFs were induced.</w:t>
      </w:r>
      <w:commentRangeEnd w:id="955"/>
      <w:r w:rsidR="00F03D0E">
        <w:rPr>
          <w:rStyle w:val="CommentReference"/>
        </w:rPr>
        <w:commentReference w:id="955"/>
      </w:r>
    </w:p>
    <w:p w14:paraId="3836C6A3" w14:textId="77777777" w:rsidR="00F03D0E" w:rsidRDefault="00F03D0E">
      <w:pPr>
        <w:widowControl w:val="0"/>
        <w:contextualSpacing w:val="0"/>
        <w:rPr>
          <w:rFonts w:ascii="Times New Roman" w:eastAsia="Times New Roman" w:hAnsi="Times New Roman" w:cs="Times New Roman"/>
          <w:u w:val="single"/>
        </w:rPr>
      </w:pPr>
    </w:p>
    <w:p w14:paraId="286F2073" w14:textId="77777777" w:rsidR="00550DC7" w:rsidRDefault="00EF5506">
      <w:pPr>
        <w:widowControl w:val="0"/>
        <w:contextualSpacing w:val="0"/>
        <w:rPr>
          <w:rFonts w:ascii="Times New Roman" w:eastAsia="Times New Roman" w:hAnsi="Times New Roman" w:cs="Times New Roman"/>
        </w:rPr>
      </w:pPr>
      <w:r>
        <w:rPr>
          <w:rFonts w:ascii="Times New Roman" w:eastAsia="Times New Roman" w:hAnsi="Times New Roman" w:cs="Times New Roman"/>
          <w:u w:val="single"/>
        </w:rPr>
        <w:t>Robustness analysis</w:t>
      </w:r>
    </w:p>
    <w:p w14:paraId="4A3CAF52" w14:textId="1C7DB59A" w:rsidR="00550DC7" w:rsidRDefault="00EF5506" w:rsidP="00F03D0E">
      <w:pPr>
        <w:widowControl w:val="0"/>
        <w:contextualSpacing w:val="0"/>
        <w:jc w:val="both"/>
        <w:rPr>
          <w:rFonts w:ascii="Times New Roman" w:eastAsia="Times New Roman" w:hAnsi="Times New Roman" w:cs="Times New Roman"/>
        </w:rPr>
      </w:pPr>
      <w:r>
        <w:rPr>
          <w:rFonts w:ascii="Times New Roman" w:eastAsia="Times New Roman" w:hAnsi="Times New Roman" w:cs="Times New Roman"/>
        </w:rPr>
        <w:t xml:space="preserve">We adapted our procedure for quantifying the fragility of nodes in MTB’s gene regulatory network from a study done with yeast that employed expression data from a TF-knockout library and a database of </w:t>
      </w:r>
      <w:proofErr w:type="spellStart"/>
      <w:r>
        <w:rPr>
          <w:rFonts w:ascii="Times New Roman" w:eastAsia="Times New Roman" w:hAnsi="Times New Roman" w:cs="Times New Roman"/>
        </w:rPr>
        <w:t>ChIP</w:t>
      </w:r>
      <w:proofErr w:type="spellEnd"/>
      <w:r>
        <w:rPr>
          <w:rFonts w:ascii="Times New Roman" w:eastAsia="Times New Roman" w:hAnsi="Times New Roman" w:cs="Times New Roman"/>
        </w:rPr>
        <w:t>-chip-validated TF binding sites</w:t>
      </w:r>
      <w:r w:rsidR="00F03D0E">
        <w:rPr>
          <w:rFonts w:ascii="Times New Roman" w:eastAsia="Times New Roman" w:hAnsi="Times New Roman" w:cs="Times New Roman"/>
        </w:rPr>
        <w:fldChar w:fldCharType="begin"/>
      </w:r>
      <w:r w:rsidR="00F75662">
        <w:rPr>
          <w:rFonts w:ascii="Times New Roman" w:eastAsia="Times New Roman" w:hAnsi="Times New Roman" w:cs="Times New Roman"/>
        </w:rPr>
        <w:instrText xml:space="preserve"> ADDIN EN.CITE &lt;EndNote&gt;&lt;Cite&gt;&lt;Author&gt;Dai&lt;/Author&gt;&lt;Year&gt;2009&lt;/Year&gt;&lt;RecNum&gt;1704&lt;/RecNum&gt;&lt;DisplayText&gt;&lt;style face="superscript"&gt;35&lt;/style&gt;&lt;/DisplayText&gt;&lt;record&gt;&lt;rec-number&gt;1704&lt;/rec-number&gt;&lt;foreign-keys&gt;&lt;key app="EN" db-id="d2r9zze949dxtjefpfqvxrwj9ax2atddseza" timestamp="1533930624"&gt;1704&lt;/key&gt;&lt;/foreign-keys&gt;&lt;ref-type name="Journal Article"&gt;17&lt;/ref-type&gt;&lt;contributors&gt;&lt;authors&gt;&lt;author&gt;Dai, Z.&lt;/author&gt;&lt;author&gt;Dai, X.&lt;/author&gt;&lt;author&gt;Xiang, Q.&lt;/author&gt;&lt;author&gt;Feng, J.&lt;/author&gt;&lt;/authors&gt;&lt;/contributors&gt;&lt;auth-address&gt;Electronic Department, Sun Yat-Sen University, Guangzhou, PR China. zhimdai@gmail.com&lt;/auth-address&gt;&lt;titles&gt;&lt;title&gt;Robustness of transcriptional regulatory program influences gene expression variability&lt;/title&gt;&lt;secondary-title&gt;BMC Genomics&lt;/secondary-title&gt;&lt;/titles&gt;&lt;periodical&gt;&lt;full-title&gt;BMC Genomics&lt;/full-title&gt;&lt;/periodical&gt;&lt;pages&gt;573&lt;/pages&gt;&lt;volume&gt;10&lt;/volume&gt;&lt;keywords&gt;&lt;keyword&gt;Evolution, Molecular&lt;/keyword&gt;&lt;keyword&gt;Gene Expression Profiling&lt;/keyword&gt;&lt;keyword&gt;*Gene Expression Regulation&lt;/keyword&gt;&lt;keyword&gt;Gene Knockout Techniques&lt;/keyword&gt;&lt;keyword&gt;Transcription Factors/deficiency/genetics&lt;/keyword&gt;&lt;keyword&gt;*Transcription, Genetic&lt;/keyword&gt;&lt;/keywords&gt;&lt;dates&gt;&lt;year&gt;2009&lt;/year&gt;&lt;pub-dates&gt;&lt;date&gt;Dec 2&lt;/date&gt;&lt;/pub-dates&gt;&lt;/dates&gt;&lt;isbn&gt;1471-2164 (Electronic)&amp;#xD;1471-2164 (Linking)&lt;/isbn&gt;&lt;accession-num&gt;19954511&lt;/accession-num&gt;&lt;urls&gt;&lt;related-urls&gt;&lt;url&gt;https://www.ncbi.nlm.nih.gov/pubmed/19954511&lt;/url&gt;&lt;/related-urls&gt;&lt;/urls&gt;&lt;custom2&gt;PMC2792230&lt;/custom2&gt;&lt;electronic-resource-num&gt;10.1186/1471-2164-10-573&lt;/electronic-resource-num&gt;&lt;/record&gt;&lt;/Cite&gt;&lt;/EndNote&gt;</w:instrText>
      </w:r>
      <w:r w:rsidR="00F03D0E">
        <w:rPr>
          <w:rFonts w:ascii="Times New Roman" w:eastAsia="Times New Roman" w:hAnsi="Times New Roman" w:cs="Times New Roman"/>
        </w:rPr>
        <w:fldChar w:fldCharType="separate"/>
      </w:r>
      <w:r w:rsidR="00F75662" w:rsidRPr="00F75662">
        <w:rPr>
          <w:rFonts w:ascii="Times New Roman" w:eastAsia="Times New Roman" w:hAnsi="Times New Roman" w:cs="Times New Roman"/>
          <w:noProof/>
          <w:vertAlign w:val="superscript"/>
        </w:rPr>
        <w:t>35</w:t>
      </w:r>
      <w:r w:rsidR="00F03D0E">
        <w:rPr>
          <w:rFonts w:ascii="Times New Roman" w:eastAsia="Times New Roman" w:hAnsi="Times New Roman" w:cs="Times New Roman"/>
        </w:rPr>
        <w:fldChar w:fldCharType="end"/>
      </w:r>
      <w:r>
        <w:rPr>
          <w:rFonts w:ascii="Times New Roman" w:eastAsia="Times New Roman" w:hAnsi="Times New Roman" w:cs="Times New Roman"/>
        </w:rPr>
        <w:t xml:space="preserve">. Interestingly, this study found that target genes that showed significant expression changes when their regulator was knocked out also showed expression changes when that regulator was overexpressed. We exploited this fact and used our database of microarrays performed on </w:t>
      </w:r>
      <w:r>
        <w:rPr>
          <w:rFonts w:ascii="Times New Roman" w:eastAsia="Times New Roman" w:hAnsi="Times New Roman" w:cs="Times New Roman"/>
        </w:rPr>
        <w:lastRenderedPageBreak/>
        <w:t>overexpression strains to quantify expression changes in target genes, along with the comprehensive TF-binding map used previously in this paper</w:t>
      </w:r>
      <w:r w:rsidR="00F03D0E">
        <w:rPr>
          <w:rFonts w:ascii="Times New Roman" w:eastAsia="Times New Roman" w:hAnsi="Times New Roman" w:cs="Times New Roman"/>
        </w:rPr>
        <w:fldChar w:fldCharType="begin"/>
      </w:r>
      <w:r w:rsidR="00F75662">
        <w:rPr>
          <w:rFonts w:ascii="Times New Roman" w:eastAsia="Times New Roman" w:hAnsi="Times New Roman" w:cs="Times New Roman"/>
        </w:rPr>
        <w:instrText xml:space="preserve"> ADDIN EN.CITE &lt;EndNote&gt;&lt;Cite&gt;&lt;Author&gt;Rustad&lt;/Author&gt;&lt;Year&gt;2014&lt;/Year&gt;&lt;RecNum&gt;1715&lt;/RecNum&gt;&lt;DisplayText&gt;&lt;style face="superscript"&gt;38&lt;/style&gt;&lt;/DisplayText&gt;&lt;record&gt;&lt;rec-number&gt;1715&lt;/rec-number&gt;&lt;foreign-keys&gt;&lt;key app="EN" db-id="d2r9zze949dxtjefpfqvxrwj9ax2atddseza" timestamp="1534274107"&gt;1715&lt;/key&gt;&lt;/foreign-keys&gt;&lt;ref-type name="Journal Article"&gt;17&lt;/ref-type&gt;&lt;contributors&gt;&lt;authors&gt;&lt;author&gt;Rustad, T. R.&lt;/author&gt;&lt;author&gt;Minch, K. J.&lt;/author&gt;&lt;author&gt;Ma, S.&lt;/author&gt;&lt;author&gt;Winkler, J. K.&lt;/author&gt;&lt;author&gt;Hobbs, S.&lt;/author&gt;&lt;author&gt;Hickey, M.&lt;/author&gt;&lt;author&gt;Brabant, W.&lt;/author&gt;&lt;author&gt;Turkarslan, S.&lt;/author&gt;&lt;author&gt;Price, N. D.&lt;/author&gt;&lt;author&gt;Baliga, N. S.&lt;/author&gt;&lt;author&gt;Sherman, D. R.&lt;/author&gt;&lt;/authors&gt;&lt;/contributors&gt;&lt;titles&gt;&lt;title&gt;Mapping and manipulating the Mycobacterium tuberculosis transcriptome using a transcription factor overexpression-derived regulatory network&lt;/title&gt;&lt;secondary-title&gt;Genome Biol&lt;/secondary-title&gt;&lt;/titles&gt;&lt;periodical&gt;&lt;full-title&gt;Genome Biol&lt;/full-title&gt;&lt;/periodical&gt;&lt;pages&gt;502&lt;/pages&gt;&lt;volume&gt;15&lt;/volume&gt;&lt;number&gt;11&lt;/number&gt;&lt;keywords&gt;&lt;keyword&gt;Cloning, Molecular&lt;/keyword&gt;&lt;keyword&gt;Gene Expression Regulation, Bacterial/drug effects&lt;/keyword&gt;&lt;keyword&gt;*Gene Regulatory Networks&lt;/keyword&gt;&lt;keyword&gt;Humans&lt;/keyword&gt;&lt;keyword&gt;Isoniazid/administration &amp;amp; dosage&lt;/keyword&gt;&lt;keyword&gt;Mycobacterium tuberculosis/drug effects/*genetics/pathogenicity&lt;/keyword&gt;&lt;keyword&gt;Promoter Regions, Genetic&lt;/keyword&gt;&lt;keyword&gt;Regulon/drug effects&lt;/keyword&gt;&lt;keyword&gt;Transcription Factors/biosynthesis/*genetics&lt;/keyword&gt;&lt;keyword&gt;Transcription, Genetic/drug effects&lt;/keyword&gt;&lt;keyword&gt;Transcriptome/genetics&lt;/keyword&gt;&lt;keyword&gt;Tuberculosis/*genetics/microbiology&lt;/keyword&gt;&lt;/keywords&gt;&lt;dates&gt;&lt;year&gt;2014&lt;/year&gt;&lt;/dates&gt;&lt;isbn&gt;1474-760X (Electronic)&amp;#xD;1474-7596 (Linking)&lt;/isbn&gt;&lt;accession-num&gt;25380655&lt;/accession-num&gt;&lt;urls&gt;&lt;related-urls&gt;&lt;url&gt;https://www.ncbi.nlm.nih.gov/pubmed/25380655&lt;/url&gt;&lt;/related-urls&gt;&lt;/urls&gt;&lt;custom2&gt;PMC4249609&lt;/custom2&gt;&lt;electronic-resource-num&gt;10.1186/PREACCEPT-1701638048134699&lt;/electronic-resource-num&gt;&lt;/record&gt;&lt;/Cite&gt;&lt;/EndNote&gt;</w:instrText>
      </w:r>
      <w:r w:rsidR="00F03D0E">
        <w:rPr>
          <w:rFonts w:ascii="Times New Roman" w:eastAsia="Times New Roman" w:hAnsi="Times New Roman" w:cs="Times New Roman"/>
        </w:rPr>
        <w:fldChar w:fldCharType="separate"/>
      </w:r>
      <w:r w:rsidR="00F75662" w:rsidRPr="00F75662">
        <w:rPr>
          <w:rFonts w:ascii="Times New Roman" w:eastAsia="Times New Roman" w:hAnsi="Times New Roman" w:cs="Times New Roman"/>
          <w:noProof/>
          <w:vertAlign w:val="superscript"/>
        </w:rPr>
        <w:t>38</w:t>
      </w:r>
      <w:r w:rsidR="00F03D0E">
        <w:rPr>
          <w:rFonts w:ascii="Times New Roman" w:eastAsia="Times New Roman" w:hAnsi="Times New Roman" w:cs="Times New Roman"/>
        </w:rPr>
        <w:fldChar w:fldCharType="end"/>
      </w:r>
      <w:r>
        <w:rPr>
          <w:rFonts w:ascii="Times New Roman" w:eastAsia="Times New Roman" w:hAnsi="Times New Roman" w:cs="Times New Roman"/>
        </w:rPr>
        <w:t>. We regarded a target gene’s expression change as significant when the overexpression of its regulator resulted in either a positive or negative fold-change amounting to square root 2. When the overexpression of at least five TFs resulted in a target gene’s experiencing a significant expression change, we labeled that gene as fragile. Finally, we assigned the fragility score of a given TF by the number of fragile target genes it was known to regulate.</w:t>
      </w:r>
    </w:p>
    <w:p w14:paraId="151ECAF0" w14:textId="77777777" w:rsidR="00550DC7" w:rsidRDefault="00550DC7">
      <w:pPr>
        <w:widowControl w:val="0"/>
        <w:contextualSpacing w:val="0"/>
        <w:rPr>
          <w:rFonts w:ascii="Times New Roman" w:eastAsia="Times New Roman" w:hAnsi="Times New Roman" w:cs="Times New Roman"/>
        </w:rPr>
      </w:pPr>
    </w:p>
    <w:p w14:paraId="595C0D1D" w14:textId="77777777" w:rsidR="00550DC7" w:rsidRPr="003374E0" w:rsidRDefault="003374E0">
      <w:pPr>
        <w:widowControl w:val="0"/>
        <w:contextualSpacing w:val="0"/>
        <w:rPr>
          <w:rFonts w:ascii="Times New Roman" w:eastAsia="Times New Roman" w:hAnsi="Times New Roman" w:cs="Times New Roman"/>
          <w:u w:val="single"/>
        </w:rPr>
      </w:pPr>
      <w:commentRangeStart w:id="956"/>
      <w:r w:rsidRPr="003374E0">
        <w:rPr>
          <w:rFonts w:ascii="Times New Roman" w:eastAsia="Times New Roman" w:hAnsi="Times New Roman" w:cs="Times New Roman"/>
          <w:u w:val="single"/>
        </w:rPr>
        <w:t>Fold-change detector analysis</w:t>
      </w:r>
      <w:commentRangeEnd w:id="956"/>
      <w:r w:rsidR="00AF072A">
        <w:rPr>
          <w:rStyle w:val="CommentReference"/>
        </w:rPr>
        <w:commentReference w:id="956"/>
      </w:r>
    </w:p>
    <w:p w14:paraId="3B6FE6A8" w14:textId="77777777" w:rsidR="00550DC7" w:rsidRDefault="00550DC7">
      <w:pPr>
        <w:widowControl w:val="0"/>
        <w:contextualSpacing w:val="0"/>
        <w:rPr>
          <w:rFonts w:ascii="Times New Roman" w:eastAsia="Times New Roman" w:hAnsi="Times New Roman" w:cs="Times New Roman"/>
        </w:rPr>
      </w:pPr>
    </w:p>
    <w:p w14:paraId="4EF07BB2" w14:textId="77777777" w:rsidR="00550DC7" w:rsidRDefault="00550DC7">
      <w:pPr>
        <w:widowControl w:val="0"/>
        <w:contextualSpacing w:val="0"/>
        <w:rPr>
          <w:rFonts w:ascii="Times New Roman" w:eastAsia="Times New Roman" w:hAnsi="Times New Roman" w:cs="Times New Roman"/>
        </w:rPr>
      </w:pPr>
    </w:p>
    <w:p w14:paraId="1AFCA635" w14:textId="77777777" w:rsidR="00550DC7" w:rsidRDefault="00550DC7">
      <w:pPr>
        <w:widowControl w:val="0"/>
        <w:contextualSpacing w:val="0"/>
        <w:rPr>
          <w:rFonts w:ascii="Times New Roman" w:eastAsia="Times New Roman" w:hAnsi="Times New Roman" w:cs="Times New Roman"/>
        </w:rPr>
      </w:pPr>
    </w:p>
    <w:p w14:paraId="69810A68" w14:textId="77777777" w:rsidR="00550DC7" w:rsidRDefault="00550DC7">
      <w:pPr>
        <w:widowControl w:val="0"/>
        <w:contextualSpacing w:val="0"/>
        <w:rPr>
          <w:rFonts w:ascii="Times New Roman" w:eastAsia="Times New Roman" w:hAnsi="Times New Roman" w:cs="Times New Roman"/>
        </w:rPr>
      </w:pPr>
    </w:p>
    <w:p w14:paraId="5C15742D" w14:textId="77777777" w:rsidR="00FA5BE3" w:rsidRDefault="00FA5BE3">
      <w:pPr>
        <w:widowControl w:val="0"/>
        <w:contextualSpacing w:val="0"/>
        <w:rPr>
          <w:rFonts w:ascii="Times New Roman" w:eastAsia="Times New Roman" w:hAnsi="Times New Roman" w:cs="Times New Roman"/>
        </w:rPr>
      </w:pPr>
    </w:p>
    <w:p w14:paraId="3E16C661" w14:textId="77777777" w:rsidR="00FA5BE3" w:rsidRDefault="00FA5BE3">
      <w:pPr>
        <w:widowControl w:val="0"/>
        <w:contextualSpacing w:val="0"/>
        <w:rPr>
          <w:rFonts w:ascii="Times New Roman" w:eastAsia="Times New Roman" w:hAnsi="Times New Roman" w:cs="Times New Roman"/>
        </w:rPr>
      </w:pPr>
    </w:p>
    <w:p w14:paraId="0AC53D86" w14:textId="77777777" w:rsidR="00FA5BE3" w:rsidRDefault="00FA5BE3">
      <w:pPr>
        <w:widowControl w:val="0"/>
        <w:contextualSpacing w:val="0"/>
        <w:rPr>
          <w:rFonts w:ascii="Times New Roman" w:eastAsia="Times New Roman" w:hAnsi="Times New Roman" w:cs="Times New Roman"/>
        </w:rPr>
      </w:pPr>
    </w:p>
    <w:p w14:paraId="4BD5FFB1" w14:textId="77777777" w:rsidR="00FA5BE3" w:rsidRDefault="00FA5BE3">
      <w:pPr>
        <w:widowControl w:val="0"/>
        <w:contextualSpacing w:val="0"/>
        <w:rPr>
          <w:rFonts w:ascii="Times New Roman" w:eastAsia="Times New Roman" w:hAnsi="Times New Roman" w:cs="Times New Roman"/>
        </w:rPr>
      </w:pPr>
    </w:p>
    <w:p w14:paraId="6BBF041D" w14:textId="77777777" w:rsidR="00FA5BE3" w:rsidRDefault="00FA5BE3">
      <w:pPr>
        <w:widowControl w:val="0"/>
        <w:contextualSpacing w:val="0"/>
        <w:rPr>
          <w:rFonts w:ascii="Times New Roman" w:eastAsia="Times New Roman" w:hAnsi="Times New Roman" w:cs="Times New Roman"/>
        </w:rPr>
      </w:pPr>
    </w:p>
    <w:p w14:paraId="1A0DAC12" w14:textId="77777777" w:rsidR="00FA5BE3" w:rsidRDefault="00FA5BE3">
      <w:pPr>
        <w:widowControl w:val="0"/>
        <w:contextualSpacing w:val="0"/>
        <w:rPr>
          <w:rFonts w:ascii="Times New Roman" w:eastAsia="Times New Roman" w:hAnsi="Times New Roman" w:cs="Times New Roman"/>
        </w:rPr>
      </w:pPr>
    </w:p>
    <w:p w14:paraId="198EF8CC" w14:textId="77777777" w:rsidR="00FA5BE3" w:rsidRDefault="00FA5BE3">
      <w:pPr>
        <w:widowControl w:val="0"/>
        <w:contextualSpacing w:val="0"/>
        <w:rPr>
          <w:rFonts w:ascii="Times New Roman" w:eastAsia="Times New Roman" w:hAnsi="Times New Roman" w:cs="Times New Roman"/>
        </w:rPr>
      </w:pPr>
    </w:p>
    <w:p w14:paraId="1CEB5DD0" w14:textId="77777777" w:rsidR="00FA5BE3" w:rsidRDefault="00FA5BE3">
      <w:pPr>
        <w:widowControl w:val="0"/>
        <w:contextualSpacing w:val="0"/>
        <w:rPr>
          <w:rFonts w:ascii="Times New Roman" w:eastAsia="Times New Roman" w:hAnsi="Times New Roman" w:cs="Times New Roman"/>
        </w:rPr>
      </w:pPr>
    </w:p>
    <w:p w14:paraId="0C7AB4C8" w14:textId="77777777" w:rsidR="00FA5BE3" w:rsidRDefault="00FA5BE3">
      <w:pPr>
        <w:widowControl w:val="0"/>
        <w:contextualSpacing w:val="0"/>
        <w:rPr>
          <w:rFonts w:ascii="Times New Roman" w:eastAsia="Times New Roman" w:hAnsi="Times New Roman" w:cs="Times New Roman"/>
        </w:rPr>
      </w:pPr>
    </w:p>
    <w:p w14:paraId="5A760351" w14:textId="77777777" w:rsidR="00FA5BE3" w:rsidRDefault="00FA5BE3">
      <w:pPr>
        <w:widowControl w:val="0"/>
        <w:contextualSpacing w:val="0"/>
        <w:rPr>
          <w:rFonts w:ascii="Times New Roman" w:eastAsia="Times New Roman" w:hAnsi="Times New Roman" w:cs="Times New Roman"/>
        </w:rPr>
      </w:pPr>
    </w:p>
    <w:p w14:paraId="7C6A3022" w14:textId="77777777" w:rsidR="00FA5BE3" w:rsidRDefault="00FA5BE3">
      <w:pPr>
        <w:widowControl w:val="0"/>
        <w:contextualSpacing w:val="0"/>
        <w:rPr>
          <w:rFonts w:ascii="Times New Roman" w:eastAsia="Times New Roman" w:hAnsi="Times New Roman" w:cs="Times New Roman"/>
        </w:rPr>
      </w:pPr>
    </w:p>
    <w:p w14:paraId="07228998" w14:textId="77777777" w:rsidR="00FA5BE3" w:rsidRPr="00AA0157" w:rsidRDefault="00FA5BE3" w:rsidP="00FA5BE3">
      <w:pPr>
        <w:widowControl w:val="0"/>
        <w:contextualSpacing w:val="0"/>
        <w:rPr>
          <w:rFonts w:ascii="Times New Roman" w:eastAsia="Times New Roman" w:hAnsi="Times New Roman" w:cs="Times New Roman"/>
          <w:b/>
          <w:sz w:val="24"/>
        </w:rPr>
      </w:pPr>
      <w:r w:rsidRPr="00AA0157">
        <w:rPr>
          <w:rFonts w:ascii="Times New Roman" w:eastAsia="Times New Roman" w:hAnsi="Times New Roman" w:cs="Times New Roman"/>
          <w:b/>
          <w:sz w:val="24"/>
        </w:rPr>
        <w:t>Supplemental Materials</w:t>
      </w:r>
    </w:p>
    <w:p w14:paraId="10C59645" w14:textId="77777777" w:rsidR="00FA5BE3" w:rsidRDefault="00FA5BE3">
      <w:pPr>
        <w:widowControl w:val="0"/>
        <w:contextualSpacing w:val="0"/>
        <w:rPr>
          <w:rFonts w:ascii="Times New Roman" w:eastAsia="Times New Roman" w:hAnsi="Times New Roman" w:cs="Times New Roman"/>
        </w:rPr>
      </w:pPr>
    </w:p>
    <w:p w14:paraId="53054C5B" w14:textId="77777777" w:rsidR="00FA5BE3" w:rsidRDefault="00FA5BE3">
      <w:pPr>
        <w:widowControl w:val="0"/>
        <w:contextualSpacing w:val="0"/>
        <w:rPr>
          <w:rFonts w:ascii="Times New Roman" w:eastAsia="Times New Roman" w:hAnsi="Times New Roman" w:cs="Times New Roman"/>
        </w:rPr>
      </w:pPr>
    </w:p>
    <w:p w14:paraId="167918BE" w14:textId="77777777" w:rsidR="00550DC7" w:rsidRDefault="00EF5506">
      <w:pPr>
        <w:widowControl w:val="0"/>
        <w:contextualSpacing w:val="0"/>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1603539F" wp14:editId="18ABACE5">
            <wp:extent cx="3445919" cy="60436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445919" cy="6043613"/>
                    </a:xfrm>
                    <a:prstGeom prst="rect">
                      <a:avLst/>
                    </a:prstGeom>
                    <a:ln/>
                  </pic:spPr>
                </pic:pic>
              </a:graphicData>
            </a:graphic>
          </wp:inline>
        </w:drawing>
      </w:r>
    </w:p>
    <w:p w14:paraId="3EB6E626" w14:textId="77777777" w:rsidR="00550DC7" w:rsidRDefault="00550DC7">
      <w:pPr>
        <w:widowControl w:val="0"/>
        <w:contextualSpacing w:val="0"/>
        <w:rPr>
          <w:rFonts w:ascii="Times New Roman" w:eastAsia="Times New Roman" w:hAnsi="Times New Roman" w:cs="Times New Roman"/>
          <w:b/>
        </w:rPr>
      </w:pPr>
    </w:p>
    <w:p w14:paraId="09A81155" w14:textId="77777777" w:rsidR="00550DC7" w:rsidRDefault="00EF5506">
      <w:pPr>
        <w:widowControl w:val="0"/>
        <w:contextualSpacing w:val="0"/>
        <w:rPr>
          <w:rFonts w:ascii="Times New Roman" w:eastAsia="Times New Roman" w:hAnsi="Times New Roman" w:cs="Times New Roman"/>
        </w:rPr>
      </w:pPr>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 S1. </w:t>
      </w:r>
      <w:r w:rsidR="00C52138">
        <w:rPr>
          <w:rFonts w:ascii="Times New Roman" w:eastAsia="Times New Roman" w:hAnsi="Times New Roman" w:cs="Times New Roman"/>
          <w:b/>
        </w:rPr>
        <w:t>Bioreactor system</w:t>
      </w:r>
      <w:r>
        <w:rPr>
          <w:rFonts w:ascii="Times New Roman" w:eastAsia="Times New Roman" w:hAnsi="Times New Roman" w:cs="Times New Roman"/>
          <w:b/>
        </w:rPr>
        <w:t xml:space="preserve"> is highly reproducible across three </w:t>
      </w:r>
      <w:r w:rsidR="00C52138">
        <w:rPr>
          <w:rFonts w:ascii="Times New Roman" w:eastAsia="Times New Roman" w:hAnsi="Times New Roman" w:cs="Times New Roman"/>
          <w:b/>
        </w:rPr>
        <w:t xml:space="preserve">biological </w:t>
      </w:r>
      <w:r>
        <w:rPr>
          <w:rFonts w:ascii="Times New Roman" w:eastAsia="Times New Roman" w:hAnsi="Times New Roman" w:cs="Times New Roman"/>
          <w:b/>
        </w:rPr>
        <w:t>replicates. (A)</w:t>
      </w:r>
      <w:r>
        <w:rPr>
          <w:rFonts w:ascii="Times New Roman" w:eastAsia="Times New Roman" w:hAnsi="Times New Roman" w:cs="Times New Roman"/>
        </w:rPr>
        <w:t xml:space="preserve"> Dissolved oxygen curve of growth medium across hypoxia</w:t>
      </w:r>
      <w:r w:rsidR="00C52138">
        <w:rPr>
          <w:rFonts w:ascii="Times New Roman" w:eastAsia="Times New Roman" w:hAnsi="Times New Roman" w:cs="Times New Roman"/>
        </w:rPr>
        <w:t xml:space="preserve"> and </w:t>
      </w:r>
      <w:r>
        <w:rPr>
          <w:rFonts w:ascii="Times New Roman" w:eastAsia="Times New Roman" w:hAnsi="Times New Roman" w:cs="Times New Roman"/>
        </w:rPr>
        <w:t xml:space="preserve">re-aeration time-course measured with non-invasive fiber-optic technology. </w:t>
      </w:r>
      <w:r>
        <w:rPr>
          <w:rFonts w:ascii="Times New Roman" w:eastAsia="Times New Roman" w:hAnsi="Times New Roman" w:cs="Times New Roman"/>
          <w:b/>
        </w:rPr>
        <w:t xml:space="preserve">(B) </w:t>
      </w:r>
      <w:r>
        <w:rPr>
          <w:rFonts w:ascii="Times New Roman" w:eastAsia="Times New Roman" w:hAnsi="Times New Roman" w:cs="Times New Roman"/>
        </w:rPr>
        <w:t>Optical density of samples drawn for RNA extraction. (</w:t>
      </w:r>
      <w:proofErr w:type="spellStart"/>
      <w:r>
        <w:rPr>
          <w:rFonts w:ascii="Times New Roman" w:eastAsia="Times New Roman" w:hAnsi="Times New Roman" w:cs="Times New Roman"/>
        </w:rPr>
        <w:t>Datapoints</w:t>
      </w:r>
      <w:proofErr w:type="spellEnd"/>
      <w:r>
        <w:rPr>
          <w:rFonts w:ascii="Times New Roman" w:eastAsia="Times New Roman" w:hAnsi="Times New Roman" w:cs="Times New Roman"/>
        </w:rPr>
        <w:t xml:space="preserve"> show median of three replicates, and error bars show Standard Error of measurements).</w:t>
      </w:r>
    </w:p>
    <w:p w14:paraId="0FAD8EF9" w14:textId="77777777" w:rsidR="00550DC7" w:rsidRDefault="00550DC7">
      <w:pPr>
        <w:widowControl w:val="0"/>
        <w:contextualSpacing w:val="0"/>
        <w:rPr>
          <w:rFonts w:ascii="Times New Roman" w:eastAsia="Times New Roman" w:hAnsi="Times New Roman" w:cs="Times New Roman"/>
        </w:rPr>
      </w:pPr>
    </w:p>
    <w:p w14:paraId="10529690" w14:textId="77777777" w:rsidR="00550DC7" w:rsidRDefault="00550DC7">
      <w:pPr>
        <w:widowControl w:val="0"/>
        <w:contextualSpacing w:val="0"/>
        <w:rPr>
          <w:rFonts w:ascii="Times New Roman" w:eastAsia="Times New Roman" w:hAnsi="Times New Roman" w:cs="Times New Roman"/>
        </w:rPr>
      </w:pPr>
    </w:p>
    <w:p w14:paraId="4B66DD51" w14:textId="77777777" w:rsidR="00550DC7" w:rsidRDefault="00EF5506">
      <w:pPr>
        <w:widowControl w:val="0"/>
        <w:contextualSpacing w:val="0"/>
        <w:jc w:val="center"/>
        <w:rPr>
          <w:rFonts w:ascii="Times New Roman" w:eastAsia="Times New Roman" w:hAnsi="Times New Roman" w:cs="Times New Roman"/>
          <w:b/>
        </w:rPr>
      </w:pPr>
      <w:r>
        <w:rPr>
          <w:rFonts w:ascii="Times New Roman" w:eastAsia="Times New Roman" w:hAnsi="Times New Roman" w:cs="Times New Roman"/>
          <w:b/>
          <w:noProof/>
          <w:lang w:val="en-US"/>
        </w:rPr>
        <w:lastRenderedPageBreak/>
        <w:drawing>
          <wp:inline distT="114300" distB="114300" distL="114300" distR="114300" wp14:anchorId="0D14852B" wp14:editId="67456A08">
            <wp:extent cx="5772150" cy="6228119"/>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72150" cy="6228119"/>
                    </a:xfrm>
                    <a:prstGeom prst="rect">
                      <a:avLst/>
                    </a:prstGeom>
                    <a:ln/>
                  </pic:spPr>
                </pic:pic>
              </a:graphicData>
            </a:graphic>
          </wp:inline>
        </w:drawing>
      </w:r>
    </w:p>
    <w:p w14:paraId="44453F72" w14:textId="77777777" w:rsidR="00550DC7" w:rsidRDefault="00550DC7">
      <w:pPr>
        <w:widowControl w:val="0"/>
        <w:contextualSpacing w:val="0"/>
        <w:rPr>
          <w:rFonts w:ascii="Times New Roman" w:eastAsia="Times New Roman" w:hAnsi="Times New Roman" w:cs="Times New Roman"/>
          <w:b/>
        </w:rPr>
      </w:pPr>
    </w:p>
    <w:p w14:paraId="2F9FDC25" w14:textId="608BEB59" w:rsidR="00550DC7" w:rsidRDefault="00EF5506">
      <w:pPr>
        <w:widowControl w:val="0"/>
        <w:contextualSpacing w:val="0"/>
        <w:rPr>
          <w:rFonts w:ascii="Times New Roman" w:eastAsia="Times New Roman" w:hAnsi="Times New Roman" w:cs="Times New Roman"/>
        </w:rPr>
      </w:pPr>
      <w:commentRangeStart w:id="957"/>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 S2. </w:t>
      </w:r>
      <w:r w:rsidR="00FC3E12">
        <w:rPr>
          <w:rFonts w:ascii="Times New Roman" w:eastAsia="Times New Roman" w:hAnsi="Times New Roman" w:cs="Times New Roman"/>
          <w:b/>
        </w:rPr>
        <w:t>MTB t</w:t>
      </w:r>
      <w:r>
        <w:rPr>
          <w:rFonts w:ascii="Times New Roman" w:eastAsia="Times New Roman" w:hAnsi="Times New Roman" w:cs="Times New Roman"/>
          <w:b/>
        </w:rPr>
        <w:t>ranscriptome</w:t>
      </w:r>
      <w:r w:rsidR="00FC3E12">
        <w:rPr>
          <w:rFonts w:ascii="Times New Roman" w:eastAsia="Times New Roman" w:hAnsi="Times New Roman" w:cs="Times New Roman"/>
          <w:b/>
        </w:rPr>
        <w:t>s from each time point</w:t>
      </w:r>
      <w:r>
        <w:rPr>
          <w:rFonts w:ascii="Times New Roman" w:eastAsia="Times New Roman" w:hAnsi="Times New Roman" w:cs="Times New Roman"/>
          <w:b/>
        </w:rPr>
        <w:t xml:space="preserve"> cluster into </w:t>
      </w:r>
      <w:r w:rsidR="00FC3E12">
        <w:rPr>
          <w:rFonts w:ascii="Times New Roman" w:eastAsia="Times New Roman" w:hAnsi="Times New Roman" w:cs="Times New Roman"/>
          <w:b/>
        </w:rPr>
        <w:t xml:space="preserve">one of </w:t>
      </w:r>
      <w:r w:rsidR="001C74B2">
        <w:rPr>
          <w:rFonts w:ascii="Times New Roman" w:eastAsia="Times New Roman" w:hAnsi="Times New Roman" w:cs="Times New Roman"/>
          <w:b/>
        </w:rPr>
        <w:t xml:space="preserve">six </w:t>
      </w:r>
      <w:r>
        <w:rPr>
          <w:rFonts w:ascii="Times New Roman" w:eastAsia="Times New Roman" w:hAnsi="Times New Roman" w:cs="Times New Roman"/>
          <w:b/>
        </w:rPr>
        <w:t xml:space="preserve">distinct </w:t>
      </w:r>
      <w:r w:rsidR="00FC3E12">
        <w:rPr>
          <w:rFonts w:ascii="Times New Roman" w:eastAsia="Times New Roman" w:hAnsi="Times New Roman" w:cs="Times New Roman"/>
          <w:b/>
        </w:rPr>
        <w:t>cell states</w:t>
      </w:r>
      <w:r>
        <w:rPr>
          <w:rFonts w:ascii="Times New Roman" w:eastAsia="Times New Roman" w:hAnsi="Times New Roman" w:cs="Times New Roman"/>
          <w:b/>
        </w:rPr>
        <w:t xml:space="preserve">. </w:t>
      </w:r>
      <w:proofErr w:type="spellStart"/>
      <w:r w:rsidR="00250B7B" w:rsidRPr="00C52138">
        <w:rPr>
          <w:rFonts w:ascii="Times New Roman" w:eastAsia="Times New Roman" w:hAnsi="Times New Roman" w:cs="Times New Roman"/>
        </w:rPr>
        <w:t>Heatmap</w:t>
      </w:r>
      <w:proofErr w:type="spellEnd"/>
      <w:r w:rsidR="00250B7B" w:rsidRPr="00C52138">
        <w:rPr>
          <w:rFonts w:ascii="Times New Roman" w:eastAsia="Times New Roman" w:hAnsi="Times New Roman" w:cs="Times New Roman"/>
        </w:rPr>
        <w:t xml:space="preserve"> of a</w:t>
      </w:r>
      <w:r w:rsidR="00FC3E12" w:rsidRPr="00C52138">
        <w:rPr>
          <w:rFonts w:ascii="Times New Roman" w:eastAsia="Times New Roman" w:hAnsi="Times New Roman" w:cs="Times New Roman"/>
        </w:rPr>
        <w:t>ll</w:t>
      </w:r>
      <w:r w:rsidR="00FC3E12">
        <w:rPr>
          <w:rFonts w:ascii="Times New Roman" w:eastAsia="Times New Roman" w:hAnsi="Times New Roman" w:cs="Times New Roman"/>
          <w:b/>
        </w:rPr>
        <w:t xml:space="preserve"> </w:t>
      </w:r>
      <w:r w:rsidR="00FC3E12">
        <w:rPr>
          <w:rFonts w:ascii="Times New Roman" w:eastAsia="Times New Roman" w:hAnsi="Times New Roman" w:cs="Times New Roman"/>
        </w:rPr>
        <w:t xml:space="preserve">2,723 significantly differentially expressed genes across the time course. </w:t>
      </w:r>
      <w:r w:rsidR="00250B7B">
        <w:rPr>
          <w:rFonts w:ascii="Times New Roman" w:eastAsia="Times New Roman" w:hAnsi="Times New Roman" w:cs="Times New Roman"/>
        </w:rPr>
        <w:t>Colored boxes indicate the g</w:t>
      </w:r>
      <w:r>
        <w:rPr>
          <w:rFonts w:ascii="Times New Roman" w:eastAsia="Times New Roman" w:hAnsi="Times New Roman" w:cs="Times New Roman"/>
        </w:rPr>
        <w:t>ene sets that define the four cell states</w:t>
      </w:r>
      <w:r w:rsidR="00FC3E12">
        <w:rPr>
          <w:rFonts w:ascii="Times New Roman" w:eastAsia="Times New Roman" w:hAnsi="Times New Roman" w:cs="Times New Roman"/>
        </w:rPr>
        <w:t xml:space="preserve">: </w:t>
      </w:r>
      <w:r>
        <w:rPr>
          <w:rFonts w:ascii="Times New Roman" w:eastAsia="Times New Roman" w:hAnsi="Times New Roman" w:cs="Times New Roman"/>
        </w:rPr>
        <w:t>active (</w:t>
      </w:r>
      <w:r w:rsidR="00250B7B">
        <w:rPr>
          <w:rFonts w:ascii="Times New Roman" w:eastAsia="Times New Roman" w:hAnsi="Times New Roman" w:cs="Times New Roman"/>
        </w:rPr>
        <w:t xml:space="preserve">786 genes outlined in </w:t>
      </w:r>
      <w:r>
        <w:rPr>
          <w:rFonts w:ascii="Times New Roman" w:eastAsia="Times New Roman" w:hAnsi="Times New Roman" w:cs="Times New Roman"/>
        </w:rPr>
        <w:t>blue)</w:t>
      </w:r>
      <w:proofErr w:type="gramStart"/>
      <w:r w:rsidR="00FC3E12">
        <w:rPr>
          <w:rFonts w:ascii="Times New Roman" w:eastAsia="Times New Roman" w:hAnsi="Times New Roman" w:cs="Times New Roman"/>
        </w:rPr>
        <w:t xml:space="preserve">; </w:t>
      </w:r>
      <w:r>
        <w:rPr>
          <w:rFonts w:ascii="Times New Roman" w:eastAsia="Times New Roman" w:hAnsi="Times New Roman" w:cs="Times New Roman"/>
        </w:rPr>
        <w:t xml:space="preserve"> </w:t>
      </w:r>
      <w:r w:rsidR="003C36AD">
        <w:rPr>
          <w:rFonts w:ascii="Times New Roman" w:eastAsia="Times New Roman" w:hAnsi="Times New Roman" w:cs="Times New Roman"/>
        </w:rPr>
        <w:t>stage</w:t>
      </w:r>
      <w:proofErr w:type="gramEnd"/>
      <w:r w:rsidR="003C36AD">
        <w:rPr>
          <w:rFonts w:ascii="Times New Roman" w:eastAsia="Times New Roman" w:hAnsi="Times New Roman" w:cs="Times New Roman"/>
        </w:rPr>
        <w:t xml:space="preserve"> I hypoxia</w:t>
      </w:r>
      <w:r>
        <w:rPr>
          <w:rFonts w:ascii="Times New Roman" w:eastAsia="Times New Roman" w:hAnsi="Times New Roman" w:cs="Times New Roman"/>
        </w:rPr>
        <w:t xml:space="preserve"> (</w:t>
      </w:r>
      <w:r w:rsidR="00250B7B">
        <w:rPr>
          <w:rFonts w:ascii="Times New Roman" w:eastAsia="Times New Roman" w:hAnsi="Times New Roman" w:cs="Times New Roman"/>
        </w:rPr>
        <w:t xml:space="preserve">439 genes in </w:t>
      </w:r>
      <w:r>
        <w:rPr>
          <w:rFonts w:ascii="Times New Roman" w:eastAsia="Times New Roman" w:hAnsi="Times New Roman" w:cs="Times New Roman"/>
        </w:rPr>
        <w:t xml:space="preserve">orange), </w:t>
      </w:r>
      <w:r w:rsidR="003C36AD">
        <w:rPr>
          <w:rFonts w:ascii="Times New Roman" w:eastAsia="Times New Roman" w:hAnsi="Times New Roman" w:cs="Times New Roman"/>
        </w:rPr>
        <w:t>stage II hypoxia</w:t>
      </w:r>
      <w:r>
        <w:rPr>
          <w:rFonts w:ascii="Times New Roman" w:eastAsia="Times New Roman" w:hAnsi="Times New Roman" w:cs="Times New Roman"/>
        </w:rPr>
        <w:t xml:space="preserve"> (</w:t>
      </w:r>
      <w:r w:rsidR="00250B7B">
        <w:rPr>
          <w:rFonts w:ascii="Times New Roman" w:eastAsia="Times New Roman" w:hAnsi="Times New Roman" w:cs="Times New Roman"/>
        </w:rPr>
        <w:t xml:space="preserve">1,264 in </w:t>
      </w:r>
      <w:r>
        <w:rPr>
          <w:rFonts w:ascii="Times New Roman" w:eastAsia="Times New Roman" w:hAnsi="Times New Roman" w:cs="Times New Roman"/>
        </w:rPr>
        <w:t xml:space="preserve">green), and </w:t>
      </w:r>
      <w:r w:rsidR="003C36AD">
        <w:rPr>
          <w:rFonts w:ascii="Times New Roman" w:eastAsia="Times New Roman" w:hAnsi="Times New Roman" w:cs="Times New Roman"/>
        </w:rPr>
        <w:t xml:space="preserve">resuscitation </w:t>
      </w:r>
      <w:r>
        <w:rPr>
          <w:rFonts w:ascii="Times New Roman" w:eastAsia="Times New Roman" w:hAnsi="Times New Roman" w:cs="Times New Roman"/>
        </w:rPr>
        <w:t xml:space="preserve"> (</w:t>
      </w:r>
      <w:r w:rsidR="00250B7B">
        <w:rPr>
          <w:rFonts w:ascii="Times New Roman" w:eastAsia="Times New Roman" w:hAnsi="Times New Roman" w:cs="Times New Roman"/>
        </w:rPr>
        <w:t xml:space="preserve">234 genes in </w:t>
      </w:r>
      <w:r>
        <w:rPr>
          <w:rFonts w:ascii="Times New Roman" w:eastAsia="Times New Roman" w:hAnsi="Times New Roman" w:cs="Times New Roman"/>
        </w:rPr>
        <w:t>red)</w:t>
      </w:r>
      <w:r w:rsidR="00250B7B">
        <w:rPr>
          <w:rFonts w:ascii="Times New Roman" w:eastAsia="Times New Roman" w:hAnsi="Times New Roman" w:cs="Times New Roman"/>
        </w:rPr>
        <w:t xml:space="preserve">. </w:t>
      </w:r>
      <w:r>
        <w:rPr>
          <w:rFonts w:ascii="Times New Roman" w:eastAsia="Times New Roman" w:hAnsi="Times New Roman" w:cs="Times New Roman"/>
        </w:rPr>
        <w:t xml:space="preserve">Expression for each gene represents </w:t>
      </w:r>
      <w:r w:rsidR="00250B7B">
        <w:rPr>
          <w:rFonts w:ascii="Times New Roman" w:eastAsia="Times New Roman" w:hAnsi="Times New Roman" w:cs="Times New Roman"/>
        </w:rPr>
        <w:t xml:space="preserve">the </w:t>
      </w:r>
      <w:r>
        <w:rPr>
          <w:rFonts w:ascii="Times New Roman" w:eastAsia="Times New Roman" w:hAnsi="Times New Roman" w:cs="Times New Roman"/>
        </w:rPr>
        <w:t xml:space="preserve">median of three </w:t>
      </w:r>
      <w:r w:rsidR="00250B7B">
        <w:rPr>
          <w:rFonts w:ascii="Times New Roman" w:eastAsia="Times New Roman" w:hAnsi="Times New Roman" w:cs="Times New Roman"/>
        </w:rPr>
        <w:t xml:space="preserve">biological </w:t>
      </w:r>
      <w:r>
        <w:rPr>
          <w:rFonts w:ascii="Times New Roman" w:eastAsia="Times New Roman" w:hAnsi="Times New Roman" w:cs="Times New Roman"/>
        </w:rPr>
        <w:t>replicates.</w:t>
      </w:r>
      <w:r w:rsidR="00250B7B">
        <w:rPr>
          <w:rFonts w:ascii="Times New Roman" w:eastAsia="Times New Roman" w:hAnsi="Times New Roman" w:cs="Times New Roman"/>
        </w:rPr>
        <w:t xml:space="preserve"> Gene sets and expression values are included in </w:t>
      </w:r>
      <w:r w:rsidR="00250B7B" w:rsidRPr="00C52138">
        <w:rPr>
          <w:rFonts w:ascii="Times New Roman" w:eastAsia="Times New Roman" w:hAnsi="Times New Roman" w:cs="Times New Roman"/>
          <w:b/>
        </w:rPr>
        <w:t xml:space="preserve">Table </w:t>
      </w:r>
      <w:r w:rsidR="00C52138" w:rsidRPr="00C52138">
        <w:rPr>
          <w:rFonts w:ascii="Times New Roman" w:eastAsia="Times New Roman" w:hAnsi="Times New Roman" w:cs="Times New Roman"/>
          <w:b/>
        </w:rPr>
        <w:t>S</w:t>
      </w:r>
      <w:r w:rsidR="00C52138">
        <w:rPr>
          <w:rFonts w:ascii="Times New Roman" w:eastAsia="Times New Roman" w:hAnsi="Times New Roman" w:cs="Times New Roman"/>
          <w:b/>
        </w:rPr>
        <w:t>1</w:t>
      </w:r>
      <w:r w:rsidR="00250B7B">
        <w:rPr>
          <w:rFonts w:ascii="Times New Roman" w:eastAsia="Times New Roman" w:hAnsi="Times New Roman" w:cs="Times New Roman"/>
        </w:rPr>
        <w:t>.</w:t>
      </w:r>
      <w:commentRangeEnd w:id="957"/>
      <w:r w:rsidR="001C74B2">
        <w:rPr>
          <w:rStyle w:val="CommentReference"/>
        </w:rPr>
        <w:commentReference w:id="957"/>
      </w:r>
    </w:p>
    <w:p w14:paraId="22CD4837" w14:textId="72698E39" w:rsidR="00550DC7" w:rsidRDefault="00550DC7">
      <w:pPr>
        <w:widowControl w:val="0"/>
        <w:contextualSpacing w:val="0"/>
        <w:jc w:val="center"/>
        <w:rPr>
          <w:rFonts w:ascii="Times New Roman" w:eastAsia="Times New Roman" w:hAnsi="Times New Roman" w:cs="Times New Roman"/>
        </w:rPr>
      </w:pPr>
    </w:p>
    <w:p w14:paraId="3858387A" w14:textId="77777777" w:rsidR="00550DC7" w:rsidRDefault="00550DC7">
      <w:pPr>
        <w:widowControl w:val="0"/>
        <w:contextualSpacing w:val="0"/>
        <w:jc w:val="center"/>
        <w:rPr>
          <w:rFonts w:ascii="Times New Roman" w:eastAsia="Times New Roman" w:hAnsi="Times New Roman" w:cs="Times New Roman"/>
        </w:rPr>
      </w:pPr>
    </w:p>
    <w:p w14:paraId="2B7B79A3" w14:textId="77777777" w:rsidR="00550DC7" w:rsidRDefault="00550DC7">
      <w:pPr>
        <w:widowControl w:val="0"/>
        <w:contextualSpacing w:val="0"/>
        <w:rPr>
          <w:rFonts w:ascii="Times New Roman" w:eastAsia="Times New Roman" w:hAnsi="Times New Roman" w:cs="Times New Roman"/>
          <w:b/>
        </w:rPr>
      </w:pPr>
    </w:p>
    <w:p w14:paraId="10A1D6D5" w14:textId="77777777" w:rsidR="00550DC7" w:rsidRDefault="00550DC7">
      <w:pPr>
        <w:widowControl w:val="0"/>
        <w:contextualSpacing w:val="0"/>
        <w:rPr>
          <w:rFonts w:ascii="Times New Roman" w:eastAsia="Times New Roman" w:hAnsi="Times New Roman" w:cs="Times New Roman"/>
        </w:rPr>
      </w:pPr>
    </w:p>
    <w:p w14:paraId="2BBB74FC" w14:textId="77777777" w:rsidR="00550DC7" w:rsidRDefault="00550DC7">
      <w:pPr>
        <w:widowControl w:val="0"/>
        <w:contextualSpacing w:val="0"/>
        <w:rPr>
          <w:rFonts w:ascii="Times New Roman" w:eastAsia="Times New Roman" w:hAnsi="Times New Roman" w:cs="Times New Roman"/>
        </w:rPr>
      </w:pPr>
    </w:p>
    <w:p w14:paraId="5183A596" w14:textId="152D0229" w:rsidR="00550DC7" w:rsidRDefault="00EF5506">
      <w:pPr>
        <w:widowControl w:val="0"/>
        <w:contextualSpacing w:val="0"/>
        <w:jc w:val="center"/>
        <w:rPr>
          <w:rFonts w:ascii="Times New Roman" w:eastAsia="Times New Roman" w:hAnsi="Times New Roman" w:cs="Times New Roman"/>
        </w:rPr>
      </w:pPr>
      <w:del w:id="958" w:author="Eliza Peterson" w:date="2019-02-06T16:25:00Z">
        <w:r w:rsidDel="00CF6A50">
          <w:rPr>
            <w:rFonts w:ascii="Times New Roman" w:eastAsia="Times New Roman" w:hAnsi="Times New Roman" w:cs="Times New Roman"/>
            <w:noProof/>
            <w:lang w:val="en-US"/>
          </w:rPr>
          <w:drawing>
            <wp:inline distT="114300" distB="114300" distL="114300" distR="114300" wp14:anchorId="0E68A172" wp14:editId="7AB8AA7E">
              <wp:extent cx="5943600" cy="35052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del>
    </w:p>
    <w:p w14:paraId="4274549E" w14:textId="77777777" w:rsidR="00550DC7" w:rsidRDefault="00550DC7">
      <w:pPr>
        <w:widowControl w:val="0"/>
        <w:contextualSpacing w:val="0"/>
        <w:rPr>
          <w:rFonts w:ascii="Times New Roman" w:eastAsia="Times New Roman" w:hAnsi="Times New Roman" w:cs="Times New Roman"/>
          <w:b/>
        </w:rPr>
      </w:pPr>
    </w:p>
    <w:p w14:paraId="03DF052C" w14:textId="6B2F98E6" w:rsidR="00550DC7" w:rsidRDefault="00794601">
      <w:pPr>
        <w:widowControl w:val="0"/>
        <w:contextualSpacing w:val="0"/>
        <w:rPr>
          <w:rFonts w:ascii="Times New Roman" w:eastAsia="Times New Roman" w:hAnsi="Times New Roman" w:cs="Times New Roman"/>
        </w:rPr>
      </w:pPr>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 S3</w:t>
      </w:r>
      <w:r w:rsidR="00EF5506">
        <w:rPr>
          <w:rFonts w:ascii="Times New Roman" w:eastAsia="Times New Roman" w:hAnsi="Times New Roman" w:cs="Times New Roman"/>
          <w:b/>
        </w:rPr>
        <w:t xml:space="preserve">. Dynamical behavior of four gene modules across three experimental replicates. </w:t>
      </w:r>
      <w:commentRangeStart w:id="959"/>
      <w:r w:rsidR="00EF5506">
        <w:rPr>
          <w:rFonts w:ascii="Times New Roman" w:eastAsia="Times New Roman" w:hAnsi="Times New Roman" w:cs="Times New Roman"/>
        </w:rPr>
        <w:t>Relative expression</w:t>
      </w:r>
      <w:commentRangeEnd w:id="959"/>
      <w:r w:rsidR="00D16B81">
        <w:rPr>
          <w:rStyle w:val="CommentReference"/>
        </w:rPr>
        <w:commentReference w:id="959"/>
      </w:r>
      <w:r w:rsidR="00EF5506">
        <w:rPr>
          <w:rFonts w:ascii="Times New Roman" w:eastAsia="Times New Roman" w:hAnsi="Times New Roman" w:cs="Times New Roman"/>
        </w:rPr>
        <w:t xml:space="preserve"> profiles of representative genes for </w:t>
      </w:r>
      <w:r w:rsidR="00EF5506">
        <w:rPr>
          <w:rFonts w:ascii="Times New Roman" w:eastAsia="Times New Roman" w:hAnsi="Times New Roman" w:cs="Times New Roman"/>
          <w:b/>
        </w:rPr>
        <w:t>(A)</w:t>
      </w:r>
      <w:r w:rsidR="00EF5506">
        <w:rPr>
          <w:rFonts w:ascii="Times New Roman" w:eastAsia="Times New Roman" w:hAnsi="Times New Roman" w:cs="Times New Roman"/>
        </w:rPr>
        <w:t xml:space="preserve"> active (blue), </w:t>
      </w:r>
      <w:r w:rsidR="00EF5506">
        <w:rPr>
          <w:rFonts w:ascii="Times New Roman" w:eastAsia="Times New Roman" w:hAnsi="Times New Roman" w:cs="Times New Roman"/>
          <w:b/>
        </w:rPr>
        <w:t>(B)</w:t>
      </w:r>
      <w:r w:rsidR="00EF5506">
        <w:rPr>
          <w:rFonts w:ascii="Times New Roman" w:eastAsia="Times New Roman" w:hAnsi="Times New Roman" w:cs="Times New Roman"/>
        </w:rPr>
        <w:t xml:space="preserve"> stage I dormant (orange), </w:t>
      </w:r>
      <w:r w:rsidR="00EF5506">
        <w:rPr>
          <w:rFonts w:ascii="Times New Roman" w:eastAsia="Times New Roman" w:hAnsi="Times New Roman" w:cs="Times New Roman"/>
          <w:b/>
        </w:rPr>
        <w:t>(C)</w:t>
      </w:r>
      <w:r w:rsidR="00EF5506">
        <w:rPr>
          <w:rFonts w:ascii="Times New Roman" w:eastAsia="Times New Roman" w:hAnsi="Times New Roman" w:cs="Times New Roman"/>
        </w:rPr>
        <w:t xml:space="preserve"> stage II dormant (green), </w:t>
      </w:r>
      <w:r w:rsidR="00EF5506">
        <w:rPr>
          <w:rFonts w:ascii="Times New Roman" w:eastAsia="Times New Roman" w:hAnsi="Times New Roman" w:cs="Times New Roman"/>
          <w:b/>
        </w:rPr>
        <w:t>(D)</w:t>
      </w:r>
      <w:r w:rsidR="00EF5506">
        <w:rPr>
          <w:rFonts w:ascii="Times New Roman" w:eastAsia="Times New Roman" w:hAnsi="Times New Roman" w:cs="Times New Roman"/>
        </w:rPr>
        <w:t xml:space="preserve"> and </w:t>
      </w:r>
      <w:proofErr w:type="gramStart"/>
      <w:r w:rsidR="003C36AD">
        <w:rPr>
          <w:rFonts w:ascii="Times New Roman" w:eastAsia="Times New Roman" w:hAnsi="Times New Roman" w:cs="Times New Roman"/>
        </w:rPr>
        <w:t xml:space="preserve">resuscitation </w:t>
      </w:r>
      <w:r w:rsidR="00EF5506">
        <w:rPr>
          <w:rFonts w:ascii="Times New Roman" w:eastAsia="Times New Roman" w:hAnsi="Times New Roman" w:cs="Times New Roman"/>
        </w:rPr>
        <w:t xml:space="preserve"> (</w:t>
      </w:r>
      <w:proofErr w:type="gramEnd"/>
      <w:r w:rsidR="00EF5506">
        <w:rPr>
          <w:rFonts w:ascii="Times New Roman" w:eastAsia="Times New Roman" w:hAnsi="Times New Roman" w:cs="Times New Roman"/>
        </w:rPr>
        <w:t xml:space="preserve">red) cell states. </w:t>
      </w:r>
      <w:commentRangeStart w:id="960"/>
      <w:proofErr w:type="spellStart"/>
      <w:r w:rsidR="00EF5506">
        <w:rPr>
          <w:rFonts w:ascii="Times New Roman" w:eastAsia="Times New Roman" w:hAnsi="Times New Roman" w:cs="Times New Roman"/>
        </w:rPr>
        <w:t>Datapoints</w:t>
      </w:r>
      <w:proofErr w:type="spellEnd"/>
      <w:r w:rsidR="00EF5506">
        <w:rPr>
          <w:rFonts w:ascii="Times New Roman" w:eastAsia="Times New Roman" w:hAnsi="Times New Roman" w:cs="Times New Roman"/>
        </w:rPr>
        <w:t xml:space="preserve"> show the median of three replicates, and error bars show Standard Error of measurements between relative expression profiles for the three replicates.</w:t>
      </w:r>
      <w:commentRangeEnd w:id="960"/>
      <w:r w:rsidR="00D16B81">
        <w:rPr>
          <w:rStyle w:val="CommentReference"/>
        </w:rPr>
        <w:commentReference w:id="960"/>
      </w:r>
      <w:r w:rsidR="00EF5506">
        <w:rPr>
          <w:rFonts w:ascii="Times New Roman" w:eastAsia="Times New Roman" w:hAnsi="Times New Roman" w:cs="Times New Roman"/>
        </w:rPr>
        <w:t xml:space="preserve"> The shaded region represents the standard deviation for the entire set of genes in the gene module across all three replicates over time.</w:t>
      </w:r>
    </w:p>
    <w:p w14:paraId="1DD61F4F" w14:textId="26719025" w:rsidR="00550DC7" w:rsidRDefault="00550DC7">
      <w:pPr>
        <w:widowControl w:val="0"/>
        <w:contextualSpacing w:val="0"/>
        <w:jc w:val="center"/>
        <w:rPr>
          <w:rFonts w:ascii="Times New Roman" w:eastAsia="Times New Roman" w:hAnsi="Times New Roman" w:cs="Times New Roman"/>
        </w:rPr>
      </w:pPr>
    </w:p>
    <w:p w14:paraId="3A7BE7A0" w14:textId="77777777" w:rsidR="00550DC7" w:rsidRDefault="00550DC7">
      <w:pPr>
        <w:widowControl w:val="0"/>
        <w:contextualSpacing w:val="0"/>
        <w:jc w:val="center"/>
        <w:rPr>
          <w:rFonts w:ascii="Times New Roman" w:eastAsia="Times New Roman" w:hAnsi="Times New Roman" w:cs="Times New Roman"/>
        </w:rPr>
      </w:pPr>
    </w:p>
    <w:p w14:paraId="68B1E476" w14:textId="77777777" w:rsidR="00550DC7" w:rsidRDefault="00550DC7">
      <w:pPr>
        <w:widowControl w:val="0"/>
        <w:contextualSpacing w:val="0"/>
        <w:jc w:val="center"/>
        <w:rPr>
          <w:rFonts w:ascii="Times New Roman" w:eastAsia="Times New Roman" w:hAnsi="Times New Roman" w:cs="Times New Roman"/>
        </w:rPr>
      </w:pPr>
    </w:p>
    <w:p w14:paraId="1E07CDE1" w14:textId="77777777" w:rsidR="00550DC7" w:rsidRDefault="00550DC7">
      <w:pPr>
        <w:widowControl w:val="0"/>
        <w:contextualSpacing w:val="0"/>
        <w:jc w:val="center"/>
        <w:rPr>
          <w:rFonts w:ascii="Times New Roman" w:eastAsia="Times New Roman" w:hAnsi="Times New Roman" w:cs="Times New Roman"/>
        </w:rPr>
      </w:pPr>
    </w:p>
    <w:p w14:paraId="2C71E2B8" w14:textId="77777777" w:rsidR="00550DC7" w:rsidRDefault="00550DC7">
      <w:pPr>
        <w:widowControl w:val="0"/>
        <w:contextualSpacing w:val="0"/>
        <w:jc w:val="center"/>
        <w:rPr>
          <w:rFonts w:ascii="Times New Roman" w:eastAsia="Times New Roman" w:hAnsi="Times New Roman" w:cs="Times New Roman"/>
        </w:rPr>
      </w:pPr>
    </w:p>
    <w:p w14:paraId="2813663E" w14:textId="77777777" w:rsidR="00550DC7" w:rsidRDefault="00550DC7">
      <w:pPr>
        <w:widowControl w:val="0"/>
        <w:contextualSpacing w:val="0"/>
        <w:rPr>
          <w:rFonts w:ascii="Times New Roman" w:eastAsia="Times New Roman" w:hAnsi="Times New Roman" w:cs="Times New Roman"/>
        </w:rPr>
      </w:pPr>
    </w:p>
    <w:p w14:paraId="0B46113F" w14:textId="502ED55C" w:rsidR="00550DC7" w:rsidRDefault="00794601" w:rsidP="00794601">
      <w:pPr>
        <w:widowControl w:val="0"/>
        <w:contextualSpacing w:val="0"/>
        <w:rPr>
          <w:rFonts w:ascii="Times New Roman" w:eastAsia="Times New Roman" w:hAnsi="Times New Roman" w:cs="Times New Roman"/>
        </w:rPr>
      </w:pPr>
      <w:del w:id="961" w:author="Eliza Peterson" w:date="2019-02-06T16:25:00Z">
        <w:r w:rsidDel="00CF6A50">
          <w:rPr>
            <w:rFonts w:ascii="Times New Roman" w:eastAsia="Times New Roman" w:hAnsi="Times New Roman" w:cs="Times New Roman"/>
            <w:noProof/>
            <w:lang w:val="en-US"/>
          </w:rPr>
          <w:drawing>
            <wp:inline distT="0" distB="0" distL="0" distR="0" wp14:anchorId="68610FFD" wp14:editId="2FBBF8E0">
              <wp:extent cx="5943600" cy="3158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5_hypoxia.subcircuit_201809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del>
    </w:p>
    <w:p w14:paraId="77CE22F7" w14:textId="77777777" w:rsidR="00794601" w:rsidRDefault="00794601" w:rsidP="00794601">
      <w:pPr>
        <w:widowControl w:val="0"/>
        <w:contextualSpacing w:val="0"/>
        <w:rPr>
          <w:rFonts w:ascii="Times New Roman" w:eastAsia="Times New Roman" w:hAnsi="Times New Roman" w:cs="Times New Roman"/>
        </w:rPr>
      </w:pPr>
    </w:p>
    <w:p w14:paraId="3A206534" w14:textId="012212DC" w:rsidR="00794601" w:rsidRDefault="00794601" w:rsidP="00BA229B">
      <w:pPr>
        <w:widowControl w:val="0"/>
        <w:contextualSpacing w:val="0"/>
        <w:jc w:val="both"/>
        <w:rPr>
          <w:color w:val="000000"/>
          <w:sz w:val="20"/>
        </w:rPr>
      </w:pPr>
      <w:commentRangeStart w:id="962"/>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 S5.</w:t>
      </w:r>
      <w:r w:rsidR="002E6FE6" w:rsidRPr="002E6FE6">
        <w:rPr>
          <w:sz w:val="20"/>
        </w:rPr>
        <w:t xml:space="preserve"> </w:t>
      </w:r>
      <w:r w:rsidR="002E6FE6">
        <w:rPr>
          <w:sz w:val="20"/>
        </w:rPr>
        <w:t xml:space="preserve">Using </w:t>
      </w:r>
      <w:proofErr w:type="spellStart"/>
      <w:r w:rsidR="002E6FE6">
        <w:rPr>
          <w:sz w:val="20"/>
        </w:rPr>
        <w:t>ChIP-seq</w:t>
      </w:r>
      <w:proofErr w:type="spellEnd"/>
      <w:r w:rsidR="002E6FE6">
        <w:rPr>
          <w:sz w:val="20"/>
        </w:rPr>
        <w:t xml:space="preserve"> data and</w:t>
      </w:r>
      <w:r w:rsidR="002E6FE6" w:rsidRPr="0053549F">
        <w:rPr>
          <w:sz w:val="20"/>
        </w:rPr>
        <w:t xml:space="preserve"> </w:t>
      </w:r>
      <w:r w:rsidR="002E6FE6">
        <w:rPr>
          <w:sz w:val="20"/>
        </w:rPr>
        <w:t>network motif mining tools</w:t>
      </w:r>
      <w:r w:rsidR="002E6FE6" w:rsidRPr="0053549F">
        <w:rPr>
          <w:sz w:val="20"/>
        </w:rPr>
        <w:t xml:space="preserve">, </w:t>
      </w:r>
      <w:r w:rsidR="002E6FE6" w:rsidRPr="0053549F">
        <w:rPr>
          <w:color w:val="000000"/>
          <w:sz w:val="20"/>
        </w:rPr>
        <w:t xml:space="preserve">we </w:t>
      </w:r>
      <w:r w:rsidR="002E6FE6">
        <w:rPr>
          <w:color w:val="000000"/>
          <w:sz w:val="20"/>
        </w:rPr>
        <w:t>inferred</w:t>
      </w:r>
      <w:r w:rsidR="002E6FE6" w:rsidRPr="0053549F">
        <w:rPr>
          <w:color w:val="000000"/>
          <w:sz w:val="20"/>
        </w:rPr>
        <w:t xml:space="preserve"> a temporal genetic program </w:t>
      </w:r>
      <w:r w:rsidR="002E6FE6">
        <w:rPr>
          <w:color w:val="000000"/>
          <w:sz w:val="20"/>
        </w:rPr>
        <w:t xml:space="preserve">underlying </w:t>
      </w:r>
      <w:r w:rsidR="002E6FE6" w:rsidRPr="0053549F">
        <w:rPr>
          <w:color w:val="000000"/>
          <w:sz w:val="20"/>
        </w:rPr>
        <w:t>MTB’s re</w:t>
      </w:r>
      <w:r w:rsidR="002E6FE6">
        <w:rPr>
          <w:color w:val="000000"/>
          <w:sz w:val="20"/>
        </w:rPr>
        <w:t>sponse to hypoxia</w:t>
      </w:r>
      <w:r w:rsidR="002E6FE6" w:rsidRPr="0053549F">
        <w:rPr>
          <w:color w:val="000000"/>
          <w:sz w:val="20"/>
        </w:rPr>
        <w:t xml:space="preserve">. The </w:t>
      </w:r>
      <w:r w:rsidR="002E6FE6">
        <w:rPr>
          <w:color w:val="000000"/>
          <w:sz w:val="20"/>
        </w:rPr>
        <w:t xml:space="preserve">sub-circuit is a cascade of interlocking FFLs, </w:t>
      </w:r>
      <w:r w:rsidR="002E6FE6" w:rsidRPr="0053549F">
        <w:rPr>
          <w:color w:val="000000"/>
          <w:sz w:val="20"/>
        </w:rPr>
        <w:t xml:space="preserve">controlled by the master regulator </w:t>
      </w:r>
      <w:r w:rsidR="002E6FE6" w:rsidRPr="0053549F">
        <w:rPr>
          <w:i/>
          <w:iCs/>
          <w:color w:val="000000"/>
          <w:sz w:val="20"/>
        </w:rPr>
        <w:t>Rv0081</w:t>
      </w:r>
      <w:r w:rsidR="002E6FE6">
        <w:rPr>
          <w:i/>
          <w:iCs/>
          <w:color w:val="000000"/>
          <w:sz w:val="20"/>
        </w:rPr>
        <w:t xml:space="preserve"> </w:t>
      </w:r>
      <w:r w:rsidR="002E6FE6" w:rsidRPr="003C29E1">
        <w:rPr>
          <w:iCs/>
          <w:color w:val="000000"/>
          <w:sz w:val="20"/>
        </w:rPr>
        <w:t>(blue)</w:t>
      </w:r>
      <w:r w:rsidR="002E6FE6" w:rsidRPr="003C29E1">
        <w:rPr>
          <w:color w:val="000000"/>
          <w:sz w:val="20"/>
        </w:rPr>
        <w:t>,</w:t>
      </w:r>
      <w:r w:rsidR="002E6FE6" w:rsidRPr="0053549F">
        <w:rPr>
          <w:color w:val="000000"/>
          <w:sz w:val="20"/>
        </w:rPr>
        <w:t xml:space="preserve"> </w:t>
      </w:r>
      <w:r w:rsidR="002E6FE6">
        <w:rPr>
          <w:color w:val="000000"/>
          <w:sz w:val="20"/>
        </w:rPr>
        <w:t>known</w:t>
      </w:r>
      <w:r w:rsidR="002E6FE6" w:rsidRPr="0053549F">
        <w:rPr>
          <w:color w:val="000000"/>
          <w:sz w:val="20"/>
        </w:rPr>
        <w:t xml:space="preserve"> to be involved in hypoxia</w:t>
      </w:r>
      <w:r w:rsidR="002E6FE6">
        <w:rPr>
          <w:color w:val="000000"/>
          <w:sz w:val="20"/>
        </w:rPr>
        <w:t xml:space="preserve"> </w:t>
      </w:r>
      <w:r w:rsidR="002E6FE6" w:rsidRPr="003C29E1">
        <w:rPr>
          <w:color w:val="000000"/>
          <w:sz w:val="20"/>
        </w:rPr>
        <w:fldChar w:fldCharType="begin">
          <w:fldData xml:space="preserve">PEVuZE5vdGU+PENpdGU+PEF1dGhvcj5Qcm9zc2VyPC9BdXRob3I+PFllYXI+MjAxNzwvWWVhcj48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</w:fldData>
        </w:fldChar>
      </w:r>
      <w:r w:rsidR="00F75662">
        <w:rPr>
          <w:color w:val="000000"/>
          <w:sz w:val="20"/>
        </w:rPr>
        <w:instrText xml:space="preserve"> ADDIN EN.CITE </w:instrText>
      </w:r>
      <w:r w:rsidR="00F75662">
        <w:rPr>
          <w:color w:val="000000"/>
          <w:sz w:val="20"/>
        </w:rPr>
        <w:fldChar w:fldCharType="begin">
          <w:fldData xml:space="preserve">PEVuZE5vdGU+PENpdGU+PEF1dGhvcj5Qcm9zc2VyPC9BdXRob3I+PFllYXI+MjAxNzwvWWVhcj48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</w:fldData>
        </w:fldChar>
      </w:r>
      <w:r w:rsidR="00F75662">
        <w:rPr>
          <w:color w:val="000000"/>
          <w:sz w:val="20"/>
        </w:rPr>
        <w:instrText xml:space="preserve"> ADDIN EN.CITE.DATA </w:instrText>
      </w:r>
      <w:r w:rsidR="00F75662">
        <w:rPr>
          <w:color w:val="000000"/>
          <w:sz w:val="20"/>
        </w:rPr>
      </w:r>
      <w:r w:rsidR="00F75662">
        <w:rPr>
          <w:color w:val="000000"/>
          <w:sz w:val="20"/>
        </w:rPr>
        <w:fldChar w:fldCharType="end"/>
      </w:r>
      <w:r w:rsidR="002E6FE6" w:rsidRPr="003C29E1">
        <w:rPr>
          <w:color w:val="000000"/>
          <w:sz w:val="20"/>
        </w:rPr>
        <w:fldChar w:fldCharType="separate"/>
      </w:r>
      <w:r w:rsidR="00F75662" w:rsidRPr="00F75662">
        <w:rPr>
          <w:noProof/>
          <w:color w:val="000000"/>
          <w:sz w:val="20"/>
          <w:vertAlign w:val="superscript"/>
        </w:rPr>
        <w:t>22,23</w:t>
      </w:r>
      <w:r w:rsidR="002E6FE6" w:rsidRPr="003C29E1">
        <w:rPr>
          <w:color w:val="000000"/>
          <w:sz w:val="20"/>
        </w:rPr>
        <w:fldChar w:fldCharType="end"/>
      </w:r>
      <w:r w:rsidR="002E6FE6" w:rsidRPr="0053549F">
        <w:rPr>
          <w:color w:val="000000"/>
          <w:sz w:val="20"/>
        </w:rPr>
        <w:t>. TFs</w:t>
      </w:r>
      <w:r w:rsidR="002E6FE6">
        <w:rPr>
          <w:color w:val="000000"/>
          <w:sz w:val="20"/>
        </w:rPr>
        <w:t xml:space="preserve"> (dark grey)</w:t>
      </w:r>
      <w:r w:rsidR="002E6FE6" w:rsidRPr="0053549F">
        <w:rPr>
          <w:color w:val="000000"/>
          <w:sz w:val="20"/>
        </w:rPr>
        <w:t xml:space="preserve"> that lie downstream o</w:t>
      </w:r>
      <w:r w:rsidR="002E6FE6">
        <w:rPr>
          <w:color w:val="000000"/>
          <w:sz w:val="20"/>
        </w:rPr>
        <w:t xml:space="preserve">f the Rv0081 </w:t>
      </w:r>
      <w:r w:rsidR="002E6FE6" w:rsidRPr="0053549F">
        <w:rPr>
          <w:color w:val="000000"/>
          <w:sz w:val="20"/>
        </w:rPr>
        <w:t xml:space="preserve">are also implicated in </w:t>
      </w:r>
      <w:r w:rsidR="002E6FE6">
        <w:rPr>
          <w:color w:val="000000"/>
          <w:sz w:val="20"/>
        </w:rPr>
        <w:t>another layer of FFLs (light grey TF</w:t>
      </w:r>
      <w:r w:rsidR="002E6FE6" w:rsidRPr="0053549F">
        <w:rPr>
          <w:color w:val="000000"/>
          <w:sz w:val="20"/>
        </w:rPr>
        <w:t>s</w:t>
      </w:r>
      <w:r w:rsidR="002E6FE6">
        <w:rPr>
          <w:color w:val="000000"/>
          <w:sz w:val="20"/>
        </w:rPr>
        <w:t xml:space="preserve"> that are also included within target </w:t>
      </w:r>
      <w:r w:rsidR="002E6FE6" w:rsidRPr="0053549F">
        <w:rPr>
          <w:color w:val="000000"/>
          <w:sz w:val="20"/>
        </w:rPr>
        <w:t>genes</w:t>
      </w:r>
      <w:r w:rsidR="002E6FE6">
        <w:rPr>
          <w:color w:val="000000"/>
          <w:sz w:val="20"/>
        </w:rPr>
        <w:t>)</w:t>
      </w:r>
      <w:r w:rsidR="002E6FE6" w:rsidRPr="0053549F">
        <w:rPr>
          <w:color w:val="000000"/>
          <w:sz w:val="20"/>
        </w:rPr>
        <w:t>.</w:t>
      </w:r>
      <w:commentRangeEnd w:id="962"/>
      <w:r w:rsidR="002E6FE6">
        <w:rPr>
          <w:rStyle w:val="CommentReference"/>
        </w:rPr>
        <w:commentReference w:id="962"/>
      </w:r>
    </w:p>
    <w:p w14:paraId="0AB92574" w14:textId="77777777" w:rsidR="002E6FE6" w:rsidRDefault="002E6FE6" w:rsidP="00794601">
      <w:pPr>
        <w:widowControl w:val="0"/>
        <w:contextualSpacing w:val="0"/>
        <w:rPr>
          <w:color w:val="000000"/>
          <w:sz w:val="20"/>
        </w:rPr>
      </w:pPr>
    </w:p>
    <w:p w14:paraId="75563950" w14:textId="77777777" w:rsidR="002E6FE6" w:rsidRDefault="002E6FE6" w:rsidP="00794601">
      <w:pPr>
        <w:widowControl w:val="0"/>
        <w:contextualSpacing w:val="0"/>
        <w:rPr>
          <w:color w:val="000000"/>
          <w:sz w:val="20"/>
        </w:rPr>
      </w:pPr>
    </w:p>
    <w:p w14:paraId="449FC33C" w14:textId="77777777" w:rsidR="002E6FE6" w:rsidRDefault="002E6FE6" w:rsidP="00794601">
      <w:pPr>
        <w:widowControl w:val="0"/>
        <w:contextualSpacing w:val="0"/>
        <w:rPr>
          <w:rFonts w:ascii="Times New Roman" w:eastAsia="Times New Roman" w:hAnsi="Times New Roman" w:cs="Times New Roman"/>
          <w:b/>
        </w:rPr>
      </w:pPr>
    </w:p>
    <w:p w14:paraId="4011BB99" w14:textId="77AFE029" w:rsidR="002E6FE6" w:rsidRDefault="002E6FE6" w:rsidP="00794601">
      <w:pPr>
        <w:widowControl w:val="0"/>
        <w:contextualSpacing w:val="0"/>
        <w:rPr>
          <w:rFonts w:ascii="Times New Roman" w:eastAsia="Times New Roman" w:hAnsi="Times New Roman" w:cs="Times New Roman"/>
          <w:b/>
        </w:rPr>
      </w:pPr>
      <w:del w:id="963" w:author="Eliza Peterson" w:date="2019-02-06T16:25:00Z">
        <w:r w:rsidDel="00CF6A50">
          <w:rPr>
            <w:rFonts w:ascii="Times New Roman" w:eastAsia="Times New Roman" w:hAnsi="Times New Roman" w:cs="Times New Roman"/>
            <w:b/>
            <w:noProof/>
            <w:lang w:val="en-US"/>
          </w:rPr>
          <w:drawing>
            <wp:inline distT="0" distB="0" distL="0" distR="0" wp14:anchorId="35E02FDD" wp14:editId="31376B53">
              <wp:extent cx="4056896" cy="606553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ual_inhibition_S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6896" cy="6065532"/>
                      </a:xfrm>
                      <a:prstGeom prst="rect">
                        <a:avLst/>
                      </a:prstGeom>
                    </pic:spPr>
                  </pic:pic>
                </a:graphicData>
              </a:graphic>
            </wp:inline>
          </w:drawing>
        </w:r>
      </w:del>
    </w:p>
    <w:p w14:paraId="06CF6341" w14:textId="77777777" w:rsidR="002E6FE6" w:rsidRDefault="002E6FE6" w:rsidP="002E6FE6">
      <w:pPr>
        <w:widowControl w:val="0"/>
        <w:contextualSpacing w:val="0"/>
        <w:rPr>
          <w:rFonts w:ascii="Times New Roman" w:eastAsia="Times New Roman" w:hAnsi="Times New Roman" w:cs="Times New Roman"/>
        </w:rPr>
      </w:pPr>
      <w:r>
        <w:rPr>
          <w:rFonts w:ascii="Times New Roman" w:eastAsia="Times New Roman" w:hAnsi="Times New Roman" w:cs="Times New Roman"/>
          <w:b/>
        </w:rPr>
        <w:t xml:space="preserve">Fig. S6. </w:t>
      </w:r>
      <w:r>
        <w:rPr>
          <w:rFonts w:ascii="Times New Roman" w:eastAsia="Times New Roman" w:hAnsi="Times New Roman" w:cs="Times New Roman"/>
        </w:rPr>
        <w:t>“Mutual Inhibition of Rv0081”</w:t>
      </w:r>
    </w:p>
    <w:p w14:paraId="5D1F69BC" w14:textId="3C6C0199" w:rsidR="002E6FE6" w:rsidRDefault="00BA229B" w:rsidP="00BA229B">
      <w:pPr>
        <w:widowControl w:val="0"/>
        <w:contextualSpacing w:val="0"/>
        <w:jc w:val="both"/>
        <w:rPr>
          <w:rFonts w:ascii="Times New Roman" w:eastAsia="Times New Roman" w:hAnsi="Times New Roman" w:cs="Times New Roman"/>
        </w:rPr>
      </w:pPr>
      <w:r w:rsidRPr="00BA229B">
        <w:rPr>
          <w:rFonts w:ascii="Times New Roman" w:hAnsi="Times New Roman" w:cs="Times New Roman"/>
        </w:rPr>
        <w:t>Stage I and Stage II dormancy genes are expressed in a bi-stable manner, where only one or the other set of genes appears active at a time in the dormancy program. A simple, and common, circuit architecture that achieves this dynamic is the mutual inhibition circuit, where regulators in one stable state repress the genes in the other stable state, and vice versa. We hypothesize that in addition to activating genes in their own state, state-specific regulators also act to repress the genes in the other state</w:t>
      </w:r>
      <w:commentRangeStart w:id="964"/>
      <w:r w:rsidR="002E6FE6">
        <w:rPr>
          <w:rFonts w:ascii="Times New Roman" w:eastAsia="Times New Roman" w:hAnsi="Times New Roman" w:cs="Times New Roman"/>
        </w:rPr>
        <w:t>.</w:t>
      </w:r>
      <w:commentRangeEnd w:id="964"/>
      <w:r w:rsidR="002E6FE6">
        <w:rPr>
          <w:rStyle w:val="CommentReference"/>
        </w:rPr>
        <w:commentReference w:id="964"/>
      </w:r>
    </w:p>
    <w:p w14:paraId="07E1986B" w14:textId="608C70C7" w:rsidR="002E6FE6" w:rsidRDefault="002E6FE6" w:rsidP="00794601">
      <w:pPr>
        <w:widowControl w:val="0"/>
        <w:contextualSpacing w:val="0"/>
        <w:rPr>
          <w:color w:val="000000"/>
          <w:sz w:val="20"/>
        </w:rPr>
      </w:pPr>
    </w:p>
    <w:p w14:paraId="7BDE9719" w14:textId="201DB00E" w:rsidR="002E6FE6" w:rsidRDefault="002E6FE6" w:rsidP="00794601">
      <w:pPr>
        <w:widowControl w:val="0"/>
        <w:contextualSpacing w:val="0"/>
        <w:rPr>
          <w:rFonts w:ascii="Times New Roman" w:eastAsia="Times New Roman" w:hAnsi="Times New Roman" w:cs="Times New Roman"/>
        </w:rPr>
      </w:pPr>
      <w:del w:id="965" w:author="Eliza Peterson" w:date="2019-02-06T16:25:00Z">
        <w:r w:rsidDel="00CF6A50">
          <w:rPr>
            <w:rFonts w:ascii="Times New Roman" w:eastAsia="Times New Roman" w:hAnsi="Times New Roman" w:cs="Times New Roman"/>
            <w:noProof/>
            <w:lang w:val="en-US"/>
          </w:rPr>
          <w:drawing>
            <wp:inline distT="0" distB="0" distL="0" distR="0" wp14:anchorId="78A8CC41" wp14:editId="2DF7C69A">
              <wp:extent cx="5943600" cy="5605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_Fig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del>
    </w:p>
    <w:p w14:paraId="2BA28348" w14:textId="77777777" w:rsidR="002E6FE6" w:rsidRDefault="002E6FE6" w:rsidP="00794601">
      <w:pPr>
        <w:widowControl w:val="0"/>
        <w:contextualSpacing w:val="0"/>
        <w:rPr>
          <w:rFonts w:ascii="Times New Roman" w:eastAsia="Times New Roman" w:hAnsi="Times New Roman" w:cs="Times New Roman"/>
        </w:rPr>
      </w:pPr>
    </w:p>
    <w:p w14:paraId="5FC44D2E" w14:textId="77777777" w:rsidR="002E6FE6" w:rsidRDefault="002E6FE6" w:rsidP="002E6FE6">
      <w:pPr>
        <w:widowControl w:val="0"/>
        <w:contextualSpacing w:val="0"/>
        <w:rPr>
          <w:rFonts w:ascii="Times New Roman" w:eastAsia="Times New Roman" w:hAnsi="Times New Roman" w:cs="Times New Roman"/>
        </w:rPr>
      </w:pPr>
      <w:r w:rsidRPr="002E6FE6">
        <w:rPr>
          <w:rFonts w:ascii="Times New Roman" w:eastAsia="Times New Roman" w:hAnsi="Times New Roman" w:cs="Times New Roman"/>
          <w:b/>
        </w:rPr>
        <w:t>Fig S7</w:t>
      </w:r>
      <w:r>
        <w:rPr>
          <w:rFonts w:ascii="Times New Roman" w:eastAsia="Times New Roman" w:hAnsi="Times New Roman" w:cs="Times New Roman"/>
        </w:rPr>
        <w:t>. “Just-in-time expression pattern”</w:t>
      </w:r>
    </w:p>
    <w:p w14:paraId="08D1C7AA" w14:textId="01266850" w:rsidR="002E6FE6" w:rsidRPr="00BA229B" w:rsidRDefault="00BA229B" w:rsidP="00BA229B">
      <w:pPr>
        <w:jc w:val="both"/>
        <w:rPr>
          <w:rFonts w:ascii="Times New Roman" w:hAnsi="Times New Roman" w:cs="Times New Roman"/>
        </w:rPr>
      </w:pPr>
      <w:r w:rsidRPr="00BA229B">
        <w:rPr>
          <w:rFonts w:ascii="Times New Roman" w:hAnsi="Times New Roman" w:cs="Times New Roman"/>
        </w:rPr>
        <w:t>Stage I dormancy genes activate in a non-uniform, time-dependent manner, resembling the so-called “just-in-time” expression patterns reported in metabolic pathways, where enzymes are synthesized in the order of their placement within a pathway hierarchy. Just-in-time expression is typically controlled by single regulators that bind to a set of targets with varying affinities, with stronger affinities indicating enzymes higher up in a pathway, and lower affinities indicating enzymes lower down in a pathway. We hypothesize that such a mechanism, driven by a distinct set of TFs activated near the start of stage I dormancy and terminated by a distinct set of TFs activated at the end of stage I dormancy, controls the transcriptional dynamics observed in stage I dormancy</w:t>
      </w:r>
      <w:commentRangeStart w:id="966"/>
      <w:r w:rsidR="002E6FE6" w:rsidRPr="00BA229B">
        <w:rPr>
          <w:rFonts w:ascii="Times New Roman" w:eastAsia="Times New Roman" w:hAnsi="Times New Roman" w:cs="Times New Roman"/>
        </w:rPr>
        <w:t>.</w:t>
      </w:r>
      <w:commentRangeEnd w:id="966"/>
      <w:r w:rsidR="00E83EB9" w:rsidRPr="00BA229B">
        <w:rPr>
          <w:rStyle w:val="CommentReference"/>
          <w:rFonts w:ascii="Times New Roman" w:hAnsi="Times New Roman" w:cs="Times New Roman"/>
          <w:sz w:val="22"/>
          <w:szCs w:val="22"/>
        </w:rPr>
        <w:commentReference w:id="966"/>
      </w:r>
    </w:p>
    <w:p w14:paraId="77D96BD0" w14:textId="77777777" w:rsidR="00E83EB9" w:rsidRDefault="00E83EB9" w:rsidP="002E6FE6">
      <w:pPr>
        <w:widowControl w:val="0"/>
        <w:contextualSpacing w:val="0"/>
        <w:rPr>
          <w:rFonts w:ascii="Times New Roman" w:eastAsia="Times New Roman" w:hAnsi="Times New Roman" w:cs="Times New Roman"/>
        </w:rPr>
      </w:pPr>
    </w:p>
    <w:p w14:paraId="5E3B6287" w14:textId="573810FF" w:rsidR="00E83EB9" w:rsidRDefault="00E83EB9" w:rsidP="002E6FE6">
      <w:pPr>
        <w:widowControl w:val="0"/>
        <w:contextualSpacing w:val="0"/>
        <w:rPr>
          <w:rFonts w:ascii="Times New Roman" w:eastAsia="Times New Roman" w:hAnsi="Times New Roman" w:cs="Times New Roman"/>
          <w:b/>
        </w:rPr>
      </w:pPr>
      <w:del w:id="967" w:author="Eliza Peterson" w:date="2019-02-06T16:25:00Z">
        <w:r w:rsidDel="00CF6A50">
          <w:rPr>
            <w:rFonts w:ascii="Times New Roman" w:eastAsia="Times New Roman" w:hAnsi="Times New Roman" w:cs="Times New Roman"/>
            <w:b/>
            <w:noProof/>
            <w:lang w:val="en-US"/>
          </w:rPr>
          <w:drawing>
            <wp:inline distT="0" distB="0" distL="0" distR="0" wp14:anchorId="7FBD0445" wp14:editId="1CF0E74C">
              <wp:extent cx="5943600" cy="3269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_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del>
    </w:p>
    <w:p w14:paraId="26325479" w14:textId="77777777" w:rsidR="00E83EB9" w:rsidRDefault="00E83EB9" w:rsidP="00E83EB9">
      <w:pPr>
        <w:widowControl w:val="0"/>
        <w:contextualSpacing w:val="0"/>
        <w:rPr>
          <w:rFonts w:ascii="Times New Roman" w:eastAsia="Times New Roman" w:hAnsi="Times New Roman" w:cs="Times New Roman"/>
          <w:b/>
        </w:rPr>
      </w:pPr>
    </w:p>
    <w:p w14:paraId="507D696D" w14:textId="77777777" w:rsidR="00E83EB9" w:rsidRDefault="00E83EB9" w:rsidP="00E83EB9">
      <w:pPr>
        <w:widowControl w:val="0"/>
        <w:contextualSpacing w:val="0"/>
        <w:rPr>
          <w:rFonts w:ascii="Times New Roman" w:eastAsia="Times New Roman" w:hAnsi="Times New Roman" w:cs="Times New Roman"/>
        </w:rPr>
      </w:pPr>
      <w:r>
        <w:rPr>
          <w:rFonts w:ascii="Times New Roman" w:eastAsia="Times New Roman" w:hAnsi="Times New Roman" w:cs="Times New Roman"/>
          <w:b/>
        </w:rPr>
        <w:t>Fig S8</w:t>
      </w:r>
      <w:r>
        <w:rPr>
          <w:rFonts w:ascii="Times New Roman" w:eastAsia="Times New Roman" w:hAnsi="Times New Roman" w:cs="Times New Roman"/>
        </w:rPr>
        <w:t>. “parallel coherent FFL”</w:t>
      </w:r>
    </w:p>
    <w:p w14:paraId="764263CB" w14:textId="6535B322" w:rsidR="00E83EB9" w:rsidRPr="00BA229B" w:rsidRDefault="00E83EB9" w:rsidP="00BA229B">
      <w:pPr>
        <w:jc w:val="both"/>
        <w:rPr>
          <w:rFonts w:ascii="Times New Roman" w:hAnsi="Times New Roman" w:cs="Times New Roman"/>
        </w:rPr>
      </w:pPr>
      <w:r w:rsidRPr="00BA229B">
        <w:rPr>
          <w:rFonts w:ascii="Times New Roman" w:hAnsi="Times New Roman" w:cs="Times New Roman"/>
        </w:rPr>
        <w:t xml:space="preserve">Genes in stage II dormancy activate in a near-uniform fashion, rapidly and coordinately inducing after 40 hours in hypoxia. A motif known as the dense overlapping regulon, composed of a backbone of parallel feed-forward loops as well as single-input regulators, integrates many signals to rapidly activate a broad swath of genes. Evidence for such a backbone from both motif topologies and very proximate binding between FFL regulators (as would underlie an AND gate) suggest that a motif like the DOR may form </w:t>
      </w:r>
      <w:r w:rsidR="00BA229B" w:rsidRPr="00BA229B">
        <w:rPr>
          <w:rFonts w:ascii="Times New Roman" w:hAnsi="Times New Roman" w:cs="Times New Roman"/>
        </w:rPr>
        <w:t>the basis for stage II dormancy</w:t>
      </w:r>
      <w:commentRangeStart w:id="968"/>
      <w:r w:rsidRPr="00BA229B">
        <w:rPr>
          <w:rFonts w:ascii="Times New Roman" w:eastAsia="Times New Roman" w:hAnsi="Times New Roman" w:cs="Times New Roman"/>
        </w:rPr>
        <w:t>.</w:t>
      </w:r>
      <w:commentRangeEnd w:id="968"/>
      <w:r w:rsidRPr="00BA229B">
        <w:rPr>
          <w:rStyle w:val="CommentReference"/>
          <w:rFonts w:ascii="Times New Roman" w:hAnsi="Times New Roman" w:cs="Times New Roman"/>
          <w:sz w:val="22"/>
          <w:szCs w:val="22"/>
        </w:rPr>
        <w:commentReference w:id="968"/>
      </w:r>
    </w:p>
    <w:p w14:paraId="6B0A03DE" w14:textId="46F56DAD" w:rsidR="00E83EB9" w:rsidRDefault="00E83EB9" w:rsidP="002E6FE6">
      <w:pPr>
        <w:widowControl w:val="0"/>
        <w:contextualSpacing w:val="0"/>
        <w:rPr>
          <w:rFonts w:ascii="Times New Roman" w:eastAsia="Times New Roman" w:hAnsi="Times New Roman" w:cs="Times New Roman"/>
        </w:rPr>
      </w:pPr>
    </w:p>
    <w:p w14:paraId="07100CF2" w14:textId="77777777" w:rsidR="00E83EB9" w:rsidRDefault="00E83EB9" w:rsidP="002E6FE6">
      <w:pPr>
        <w:widowControl w:val="0"/>
        <w:contextualSpacing w:val="0"/>
        <w:rPr>
          <w:rFonts w:ascii="Times New Roman" w:eastAsia="Times New Roman" w:hAnsi="Times New Roman" w:cs="Times New Roman"/>
        </w:rPr>
      </w:pPr>
    </w:p>
    <w:p w14:paraId="0DCD5C03" w14:textId="77777777" w:rsidR="00E83EB9" w:rsidRDefault="00E83EB9" w:rsidP="002E6FE6">
      <w:pPr>
        <w:widowControl w:val="0"/>
        <w:contextualSpacing w:val="0"/>
        <w:rPr>
          <w:rFonts w:ascii="Times New Roman" w:eastAsia="Times New Roman" w:hAnsi="Times New Roman" w:cs="Times New Roman"/>
        </w:rPr>
      </w:pPr>
    </w:p>
    <w:p w14:paraId="1493348E" w14:textId="37AF6BB8" w:rsidR="002E6FE6" w:rsidRDefault="002E6FE6" w:rsidP="00794601">
      <w:pPr>
        <w:widowControl w:val="0"/>
        <w:contextualSpacing w:val="0"/>
        <w:rPr>
          <w:rFonts w:ascii="Times New Roman" w:eastAsia="Times New Roman" w:hAnsi="Times New Roman" w:cs="Times New Roman"/>
        </w:rPr>
      </w:pPr>
    </w:p>
    <w:p w14:paraId="3BAEA938" w14:textId="77777777" w:rsidR="002E6FE6" w:rsidRDefault="002E6FE6" w:rsidP="00794601">
      <w:pPr>
        <w:widowControl w:val="0"/>
        <w:contextualSpacing w:val="0"/>
        <w:rPr>
          <w:rFonts w:ascii="Times New Roman" w:eastAsia="Times New Roman" w:hAnsi="Times New Roman" w:cs="Times New Roman"/>
        </w:rPr>
      </w:pPr>
    </w:p>
    <w:p w14:paraId="608F7DA9" w14:textId="77777777" w:rsidR="0043305F" w:rsidRDefault="0043305F" w:rsidP="00794601">
      <w:pPr>
        <w:widowControl w:val="0"/>
        <w:contextualSpacing w:val="0"/>
        <w:rPr>
          <w:rFonts w:ascii="Times New Roman" w:eastAsia="Times New Roman" w:hAnsi="Times New Roman" w:cs="Times New Roman"/>
        </w:rPr>
      </w:pPr>
    </w:p>
    <w:p w14:paraId="7BD49BB3" w14:textId="77777777" w:rsidR="0043305F" w:rsidRDefault="0043305F" w:rsidP="00794601">
      <w:pPr>
        <w:widowControl w:val="0"/>
        <w:contextualSpacing w:val="0"/>
        <w:rPr>
          <w:rFonts w:ascii="Times New Roman" w:eastAsia="Times New Roman" w:hAnsi="Times New Roman" w:cs="Times New Roman"/>
        </w:rPr>
      </w:pPr>
    </w:p>
    <w:p w14:paraId="26662408" w14:textId="77777777" w:rsidR="0043305F" w:rsidRDefault="0043305F" w:rsidP="00794601">
      <w:pPr>
        <w:widowControl w:val="0"/>
        <w:contextualSpacing w:val="0"/>
        <w:rPr>
          <w:rFonts w:ascii="Times New Roman" w:eastAsia="Times New Roman" w:hAnsi="Times New Roman" w:cs="Times New Roman"/>
        </w:rPr>
      </w:pPr>
    </w:p>
    <w:p w14:paraId="37810014" w14:textId="77777777" w:rsidR="0043305F" w:rsidRDefault="0043305F" w:rsidP="00794601">
      <w:pPr>
        <w:widowControl w:val="0"/>
        <w:contextualSpacing w:val="0"/>
        <w:rPr>
          <w:rFonts w:ascii="Times New Roman" w:eastAsia="Times New Roman" w:hAnsi="Times New Roman" w:cs="Times New Roman"/>
        </w:rPr>
      </w:pPr>
    </w:p>
    <w:p w14:paraId="6AECC971" w14:textId="77777777" w:rsidR="0043305F" w:rsidRDefault="0043305F" w:rsidP="00794601">
      <w:pPr>
        <w:widowControl w:val="0"/>
        <w:contextualSpacing w:val="0"/>
        <w:rPr>
          <w:rFonts w:ascii="Times New Roman" w:eastAsia="Times New Roman" w:hAnsi="Times New Roman" w:cs="Times New Roman"/>
        </w:rPr>
      </w:pPr>
    </w:p>
    <w:p w14:paraId="18F8ED83" w14:textId="77777777" w:rsidR="0043305F" w:rsidRDefault="0043305F" w:rsidP="00794601">
      <w:pPr>
        <w:widowControl w:val="0"/>
        <w:contextualSpacing w:val="0"/>
        <w:rPr>
          <w:rFonts w:ascii="Times New Roman" w:eastAsia="Times New Roman" w:hAnsi="Times New Roman" w:cs="Times New Roman"/>
        </w:rPr>
      </w:pPr>
    </w:p>
    <w:p w14:paraId="20BC7F00" w14:textId="77777777" w:rsidR="0043305F" w:rsidRDefault="0043305F" w:rsidP="00794601">
      <w:pPr>
        <w:widowControl w:val="0"/>
        <w:contextualSpacing w:val="0"/>
        <w:rPr>
          <w:rFonts w:ascii="Times New Roman" w:eastAsia="Times New Roman" w:hAnsi="Times New Roman" w:cs="Times New Roman"/>
        </w:rPr>
      </w:pPr>
    </w:p>
    <w:p w14:paraId="7A60F69E" w14:textId="77777777" w:rsidR="0043305F" w:rsidRDefault="0043305F" w:rsidP="00794601">
      <w:pPr>
        <w:widowControl w:val="0"/>
        <w:contextualSpacing w:val="0"/>
        <w:rPr>
          <w:rFonts w:ascii="Times New Roman" w:eastAsia="Times New Roman" w:hAnsi="Times New Roman" w:cs="Times New Roman"/>
        </w:rPr>
      </w:pPr>
    </w:p>
    <w:p w14:paraId="74E20082" w14:textId="77777777" w:rsidR="0043305F" w:rsidRDefault="0043305F" w:rsidP="00794601">
      <w:pPr>
        <w:widowControl w:val="0"/>
        <w:contextualSpacing w:val="0"/>
        <w:rPr>
          <w:rFonts w:ascii="Times New Roman" w:eastAsia="Times New Roman" w:hAnsi="Times New Roman" w:cs="Times New Roman"/>
        </w:rPr>
      </w:pPr>
    </w:p>
    <w:p w14:paraId="1D3A77D6" w14:textId="77777777" w:rsidR="0043305F" w:rsidRDefault="0043305F" w:rsidP="00794601">
      <w:pPr>
        <w:widowControl w:val="0"/>
        <w:contextualSpacing w:val="0"/>
        <w:rPr>
          <w:rFonts w:ascii="Times New Roman" w:eastAsia="Times New Roman" w:hAnsi="Times New Roman" w:cs="Times New Roman"/>
        </w:rPr>
      </w:pPr>
    </w:p>
    <w:p w14:paraId="671402EA" w14:textId="77777777" w:rsidR="0043305F" w:rsidRDefault="0043305F" w:rsidP="00794601">
      <w:pPr>
        <w:widowControl w:val="0"/>
        <w:contextualSpacing w:val="0"/>
        <w:rPr>
          <w:rFonts w:ascii="Times New Roman" w:eastAsia="Times New Roman" w:hAnsi="Times New Roman" w:cs="Times New Roman"/>
        </w:rPr>
      </w:pPr>
    </w:p>
    <w:p w14:paraId="05C0B15D" w14:textId="77777777" w:rsidR="0043305F" w:rsidRDefault="0043305F" w:rsidP="00794601">
      <w:pPr>
        <w:widowControl w:val="0"/>
        <w:contextualSpacing w:val="0"/>
        <w:rPr>
          <w:rFonts w:ascii="Times New Roman" w:eastAsia="Times New Roman" w:hAnsi="Times New Roman" w:cs="Times New Roman"/>
        </w:rPr>
      </w:pPr>
    </w:p>
    <w:p w14:paraId="4C60F4E8" w14:textId="77777777" w:rsidR="0043305F" w:rsidRDefault="0043305F" w:rsidP="00794601">
      <w:pPr>
        <w:widowControl w:val="0"/>
        <w:contextualSpacing w:val="0"/>
        <w:rPr>
          <w:rFonts w:ascii="Times New Roman" w:eastAsia="Times New Roman" w:hAnsi="Times New Roman" w:cs="Times New Roman"/>
        </w:rPr>
      </w:pPr>
    </w:p>
    <w:p w14:paraId="3EA043FE" w14:textId="77777777" w:rsidR="0043305F" w:rsidRDefault="0043305F" w:rsidP="00794601">
      <w:pPr>
        <w:widowControl w:val="0"/>
        <w:contextualSpacing w:val="0"/>
        <w:rPr>
          <w:rFonts w:ascii="Times New Roman" w:eastAsia="Times New Roman" w:hAnsi="Times New Roman" w:cs="Times New Roman"/>
        </w:rPr>
      </w:pPr>
    </w:p>
    <w:p w14:paraId="291D6E75" w14:textId="6B47B736" w:rsidR="00550DC7" w:rsidRDefault="00EF5506">
      <w:pPr>
        <w:widowControl w:val="0"/>
        <w:contextualSpacing w:val="0"/>
        <w:jc w:val="center"/>
        <w:rPr>
          <w:rFonts w:ascii="Times New Roman" w:eastAsia="Times New Roman" w:hAnsi="Times New Roman" w:cs="Times New Roman"/>
        </w:rPr>
      </w:pPr>
      <w:del w:id="969" w:author="Eliza Peterson" w:date="2019-02-06T16:25:00Z">
        <w:r w:rsidDel="00CF6A50">
          <w:rPr>
            <w:rFonts w:ascii="Times New Roman" w:eastAsia="Times New Roman" w:hAnsi="Times New Roman" w:cs="Times New Roman"/>
            <w:noProof/>
            <w:lang w:val="en-US"/>
          </w:rPr>
          <w:drawing>
            <wp:inline distT="114300" distB="114300" distL="114300" distR="114300" wp14:anchorId="2638F091" wp14:editId="394C7E11">
              <wp:extent cx="5943600" cy="4838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4838700"/>
                      </a:xfrm>
                      <a:prstGeom prst="rect">
                        <a:avLst/>
                      </a:prstGeom>
                      <a:ln/>
                    </pic:spPr>
                  </pic:pic>
                </a:graphicData>
              </a:graphic>
            </wp:inline>
          </w:drawing>
        </w:r>
      </w:del>
      <w:bookmarkStart w:id="970" w:name="_GoBack"/>
      <w:bookmarkEnd w:id="970"/>
    </w:p>
    <w:p w14:paraId="69235485" w14:textId="77777777" w:rsidR="00550DC7" w:rsidRDefault="00550DC7">
      <w:pPr>
        <w:widowControl w:val="0"/>
        <w:contextualSpacing w:val="0"/>
        <w:jc w:val="center"/>
        <w:rPr>
          <w:rFonts w:ascii="Times New Roman" w:eastAsia="Times New Roman" w:hAnsi="Times New Roman" w:cs="Times New Roman"/>
        </w:rPr>
      </w:pPr>
    </w:p>
    <w:p w14:paraId="0B6E603D" w14:textId="5F9CC66A" w:rsidR="00D17A05" w:rsidRDefault="002E6FE6">
      <w:pPr>
        <w:widowControl w:val="0"/>
        <w:contextualSpacing w:val="0"/>
        <w:rPr>
          <w:ins w:id="971" w:author="Eliza Peterson" w:date="2019-02-05T09:39:00Z"/>
          <w:rFonts w:ascii="Times New Roman" w:eastAsia="Times New Roman" w:hAnsi="Times New Roman" w:cs="Times New Roman"/>
        </w:rPr>
      </w:pPr>
      <w:commentRangeStart w:id="972"/>
      <w:r>
        <w:rPr>
          <w:rFonts w:ascii="Times New Roman" w:eastAsia="Times New Roman" w:hAnsi="Times New Roman" w:cs="Times New Roman"/>
          <w:b/>
        </w:rPr>
        <w:t>Fig. S9</w:t>
      </w:r>
      <w:r w:rsidR="00EF5506">
        <w:rPr>
          <w:rFonts w:ascii="Times New Roman" w:eastAsia="Times New Roman" w:hAnsi="Times New Roman" w:cs="Times New Roman"/>
          <w:b/>
        </w:rPr>
        <w:t xml:space="preserve">. More extensive ranking of TF </w:t>
      </w:r>
      <w:proofErr w:type="spellStart"/>
      <w:r w:rsidR="00EF5506">
        <w:rPr>
          <w:rFonts w:ascii="Times New Roman" w:eastAsia="Times New Roman" w:hAnsi="Times New Roman" w:cs="Times New Roman"/>
          <w:b/>
        </w:rPr>
        <w:t>perturbability</w:t>
      </w:r>
      <w:commentRangeEnd w:id="972"/>
      <w:proofErr w:type="spellEnd"/>
      <w:r w:rsidR="001D42EF">
        <w:rPr>
          <w:rStyle w:val="CommentReference"/>
        </w:rPr>
        <w:commentReference w:id="972"/>
      </w:r>
      <w:r w:rsidR="00EF5506">
        <w:rPr>
          <w:rFonts w:ascii="Times New Roman" w:eastAsia="Times New Roman" w:hAnsi="Times New Roman" w:cs="Times New Roman"/>
          <w:b/>
        </w:rPr>
        <w:t xml:space="preserve">. </w:t>
      </w:r>
      <w:commentRangeStart w:id="973"/>
      <w:r w:rsidR="00EF5506">
        <w:rPr>
          <w:rFonts w:ascii="Times New Roman" w:eastAsia="Times New Roman" w:hAnsi="Times New Roman" w:cs="Times New Roman"/>
        </w:rPr>
        <w:t xml:space="preserve">TFs with the top 20 fragility scores show a broad distribution of scores. </w:t>
      </w:r>
      <w:proofErr w:type="spellStart"/>
      <w:r w:rsidR="00EF5506">
        <w:rPr>
          <w:rFonts w:ascii="Times New Roman" w:eastAsia="Times New Roman" w:hAnsi="Times New Roman" w:cs="Times New Roman"/>
        </w:rPr>
        <w:t>DosR</w:t>
      </w:r>
      <w:proofErr w:type="spellEnd"/>
      <w:r w:rsidR="00EF5506">
        <w:rPr>
          <w:rFonts w:ascii="Times New Roman" w:eastAsia="Times New Roman" w:hAnsi="Times New Roman" w:cs="Times New Roman"/>
        </w:rPr>
        <w:t xml:space="preserve">, ranked as #11, belongs to </w:t>
      </w:r>
      <w:r w:rsidR="003C36AD">
        <w:rPr>
          <w:rFonts w:ascii="Times New Roman" w:eastAsia="Times New Roman" w:hAnsi="Times New Roman" w:cs="Times New Roman"/>
        </w:rPr>
        <w:t>stage I hypoxia</w:t>
      </w:r>
      <w:r w:rsidR="00EF5506">
        <w:rPr>
          <w:rFonts w:ascii="Times New Roman" w:eastAsia="Times New Roman" w:hAnsi="Times New Roman" w:cs="Times New Roman"/>
        </w:rPr>
        <w:t xml:space="preserve"> and yielded only minor phenotypes when its deletion strain was forced to undergo hypoxia. The higher ranked TFs not only belong to </w:t>
      </w:r>
      <w:r w:rsidR="003C36AD">
        <w:rPr>
          <w:rFonts w:ascii="Times New Roman" w:eastAsia="Times New Roman" w:hAnsi="Times New Roman" w:cs="Times New Roman"/>
        </w:rPr>
        <w:t>stage II hypoxia</w:t>
      </w:r>
      <w:r w:rsidR="00EF5506">
        <w:rPr>
          <w:rFonts w:ascii="Times New Roman" w:eastAsia="Times New Roman" w:hAnsi="Times New Roman" w:cs="Times New Roman"/>
        </w:rPr>
        <w:t xml:space="preserve"> but also, in many cases, appear to interact cooperatively with Rv0081. Thus we believe that double knockouts of Rv0081 and its auxiliary binding partners will deal more lethal damage to MTB’s ability to adapt to hypoxia.</w:t>
      </w:r>
      <w:commentRangeEnd w:id="973"/>
      <w:r w:rsidR="00E83EB9">
        <w:rPr>
          <w:rStyle w:val="CommentReference"/>
        </w:rPr>
        <w:commentReference w:id="973"/>
      </w:r>
    </w:p>
    <w:p w14:paraId="02DDD23E" w14:textId="77777777" w:rsidR="00F940B1" w:rsidRDefault="00F940B1">
      <w:pPr>
        <w:widowControl w:val="0"/>
        <w:contextualSpacing w:val="0"/>
        <w:rPr>
          <w:ins w:id="974" w:author="Eliza Peterson" w:date="2019-02-05T09:39:00Z"/>
          <w:rFonts w:ascii="Times New Roman" w:eastAsia="Times New Roman" w:hAnsi="Times New Roman" w:cs="Times New Roman"/>
        </w:rPr>
      </w:pPr>
    </w:p>
    <w:p w14:paraId="796F2C15" w14:textId="77777777" w:rsidR="00F940B1" w:rsidRDefault="00F940B1">
      <w:pPr>
        <w:widowControl w:val="0"/>
        <w:contextualSpacing w:val="0"/>
        <w:rPr>
          <w:rFonts w:ascii="Times New Roman" w:eastAsia="Times New Roman" w:hAnsi="Times New Roman" w:cs="Times New Roman"/>
        </w:rPr>
      </w:pPr>
    </w:p>
    <w:sectPr w:rsidR="00F940B1">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Eliza Peterson" w:date="2019-02-06T13:57:00Z" w:initials="EP">
    <w:p w14:paraId="59B7D89C" w14:textId="7CFDD067" w:rsidR="00F75662" w:rsidRDefault="00F75662">
      <w:pPr>
        <w:pStyle w:val="CommentText"/>
      </w:pPr>
      <w:r>
        <w:rPr>
          <w:rStyle w:val="CommentReference"/>
        </w:rPr>
        <w:annotationRef/>
      </w:r>
      <w:proofErr w:type="gramStart"/>
      <w:r>
        <w:t>which</w:t>
      </w:r>
      <w:proofErr w:type="gramEnd"/>
      <w:r>
        <w:t xml:space="preserve"> macrophages BMDMs or AMs?</w:t>
      </w:r>
    </w:p>
  </w:comment>
  <w:comment w:id="21" w:author="Eliza Peterson" w:date="2019-02-06T13:57:00Z" w:initials="EP">
    <w:p w14:paraId="55FBBDF9" w14:textId="032D5306" w:rsidR="00F75662" w:rsidRDefault="00F75662">
      <w:pPr>
        <w:pStyle w:val="CommentText"/>
      </w:pPr>
      <w:r>
        <w:rPr>
          <w:rStyle w:val="CommentReference"/>
        </w:rPr>
        <w:annotationRef/>
      </w:r>
      <w:r>
        <w:rPr>
          <w:rFonts w:ascii="Times New Roman" w:eastAsia="Times New Roman" w:hAnsi="Times New Roman" w:cs="Times New Roman"/>
        </w:rPr>
        <w:t>(</w:t>
      </w:r>
      <w:proofErr w:type="gramStart"/>
      <w:r>
        <w:rPr>
          <w:rFonts w:ascii="Times New Roman" w:eastAsia="Times New Roman" w:hAnsi="Times New Roman" w:cs="Times New Roman"/>
        </w:rPr>
        <w:t>within</w:t>
      </w:r>
      <w:proofErr w:type="gramEnd"/>
      <w:r>
        <w:rPr>
          <w:rFonts w:ascii="Times New Roman" w:eastAsia="Times New Roman" w:hAnsi="Times New Roman" w:cs="Times New Roman"/>
        </w:rPr>
        <w:t xml:space="preserve"> macrophages</w:t>
      </w:r>
      <w:r>
        <w:rPr>
          <w:rStyle w:val="CommentReference"/>
        </w:rPr>
        <w:annotationRef/>
      </w:r>
      <w:r>
        <w:rPr>
          <w:rFonts w:ascii="Times New Roman" w:eastAsia="Times New Roman" w:hAnsi="Times New Roman" w:cs="Times New Roman"/>
        </w:rPr>
        <w:t xml:space="preserve">; Peterson et al 2018 </w:t>
      </w:r>
      <w:proofErr w:type="spellStart"/>
      <w:r>
        <w:rPr>
          <w:rFonts w:ascii="Times New Roman" w:eastAsia="Times New Roman" w:hAnsi="Times New Roman" w:cs="Times New Roman"/>
        </w:rPr>
        <w:t>Biorxiv</w:t>
      </w:r>
      <w:proofErr w:type="spellEnd"/>
      <w:r>
        <w:rPr>
          <w:rFonts w:ascii="Times New Roman" w:eastAsia="Times New Roman" w:hAnsi="Times New Roman" w:cs="Times New Roman"/>
        </w:rPr>
        <w:t>)</w:t>
      </w:r>
    </w:p>
  </w:comment>
  <w:comment w:id="75" w:author="Eliza Peterson" w:date="2019-02-06T13:57:00Z" w:initials="EP">
    <w:p w14:paraId="3EDF4D6F" w14:textId="17AA7803" w:rsidR="00F75662" w:rsidRDefault="00F75662">
      <w:pPr>
        <w:pStyle w:val="CommentText"/>
      </w:pPr>
      <w:r>
        <w:rPr>
          <w:rStyle w:val="CommentReference"/>
        </w:rPr>
        <w:annotationRef/>
      </w:r>
      <w:r>
        <w:t>Need a sentence or a few words to describe how that was done.</w:t>
      </w:r>
    </w:p>
  </w:comment>
  <w:comment w:id="79" w:author="Eliza Peterson" w:date="2019-02-06T13:57:00Z" w:initials="EP">
    <w:p w14:paraId="64C21393" w14:textId="77777777" w:rsidR="00F75662" w:rsidRDefault="00F75662" w:rsidP="001C74B2">
      <w:pPr>
        <w:pStyle w:val="CommentText"/>
      </w:pPr>
      <w:r>
        <w:rPr>
          <w:rStyle w:val="CommentReference"/>
        </w:rPr>
        <w:annotationRef/>
      </w:r>
      <w:r>
        <w:t>Supplemental table of the gene sets</w:t>
      </w:r>
    </w:p>
  </w:comment>
  <w:comment w:id="265" w:author="Eliza Peterson" w:date="2019-02-06T13:57:00Z" w:initials="EP">
    <w:p w14:paraId="521FA02F" w14:textId="2251183F" w:rsidR="00F75662" w:rsidRDefault="00F75662">
      <w:pPr>
        <w:pStyle w:val="CommentText"/>
      </w:pPr>
      <w:r>
        <w:rPr>
          <w:rStyle w:val="CommentReference"/>
        </w:rPr>
        <w:annotationRef/>
      </w:r>
      <w:proofErr w:type="gramStart"/>
      <w:r>
        <w:t>can</w:t>
      </w:r>
      <w:proofErr w:type="gramEnd"/>
      <w:r>
        <w:t xml:space="preserve"> we calculate correlation coefficient?</w:t>
      </w:r>
    </w:p>
  </w:comment>
  <w:comment w:id="340" w:author="Microsoft Office User" w:date="2019-02-06T13:57:00Z" w:initials="Office">
    <w:p w14:paraId="2C70C717" w14:textId="7C1E5156" w:rsidR="00F75662" w:rsidRDefault="00F75662">
      <w:pPr>
        <w:pStyle w:val="CommentText"/>
      </w:pPr>
      <w:r>
        <w:rPr>
          <w:rStyle w:val="CommentReference"/>
        </w:rPr>
        <w:annotationRef/>
      </w:r>
      <w:r>
        <w:t>Not sure yet if we would have two.</w:t>
      </w:r>
    </w:p>
  </w:comment>
  <w:comment w:id="523" w:author="Microsoft Office User" w:date="2019-02-06T13:57:00Z" w:initials="Office">
    <w:p w14:paraId="5943F100" w14:textId="66F6C4E5" w:rsidR="00F75662" w:rsidRDefault="00F75662">
      <w:pPr>
        <w:pStyle w:val="CommentText"/>
      </w:pPr>
      <w:r>
        <w:rPr>
          <w:rStyle w:val="CommentReference"/>
        </w:rPr>
        <w:annotationRef/>
      </w:r>
      <w:r>
        <w:t>This sentence and figure require some work</w:t>
      </w:r>
    </w:p>
  </w:comment>
  <w:comment w:id="530" w:author="Microsoft Office User" w:date="2019-02-06T13:57:00Z" w:initials="Office">
    <w:p w14:paraId="2E950E58" w14:textId="77777777" w:rsidR="00F75662" w:rsidRDefault="00F75662" w:rsidP="00E04FDD">
      <w:pPr>
        <w:pStyle w:val="CommentText"/>
      </w:pPr>
      <w:r>
        <w:rPr>
          <w:rStyle w:val="CommentReference"/>
        </w:rPr>
        <w:annotationRef/>
      </w:r>
      <w:r>
        <w:t xml:space="preserve">I would prefer to delete this sentence. If we keep it, we need to explain somewhere in the supplement why only that subset of TFs were chosen and check that the # genes is correct. </w:t>
      </w:r>
    </w:p>
  </w:comment>
  <w:comment w:id="549" w:author="Microsoft Office User" w:date="2019-02-06T13:57:00Z" w:initials="Office">
    <w:p w14:paraId="1785B221" w14:textId="0B5C8367" w:rsidR="00F75662" w:rsidRDefault="00F75662">
      <w:pPr>
        <w:pStyle w:val="CommentText"/>
      </w:pPr>
      <w:r>
        <w:rPr>
          <w:rStyle w:val="CommentReference"/>
        </w:rPr>
        <w:annotationRef/>
      </w:r>
      <w:r>
        <w:t>Fig 3b should include more TFs, no?</w:t>
      </w:r>
    </w:p>
  </w:comment>
  <w:comment w:id="731" w:author="Nitin Baliga" w:date="2019-02-06T13:57:00Z" w:initials="NB">
    <w:p w14:paraId="60A1EEB0" w14:textId="0C1901BF" w:rsidR="00F75662" w:rsidRDefault="00F75662">
      <w:pPr>
        <w:pStyle w:val="CommentText"/>
      </w:pPr>
      <w:r>
        <w:rPr>
          <w:rStyle w:val="CommentReference"/>
        </w:rPr>
        <w:annotationRef/>
      </w:r>
      <w:r>
        <w:t>What parameters? Please be specific, inferred binding affinity? Inferred threshold for activation? Also, where are the simulation results and figure to support this claim?</w:t>
      </w:r>
    </w:p>
  </w:comment>
  <w:comment w:id="810" w:author="Eliza Peterson" w:date="2019-02-06T13:57:00Z" w:initials="EP">
    <w:p w14:paraId="18A6F3C6" w14:textId="60A57EE4" w:rsidR="00F75662" w:rsidRDefault="00F75662">
      <w:pPr>
        <w:pStyle w:val="CommentText"/>
      </w:pPr>
      <w:r>
        <w:rPr>
          <w:rStyle w:val="CommentReference"/>
        </w:rPr>
        <w:annotationRef/>
      </w:r>
      <w:r>
        <w:t>Not so sure about this??</w:t>
      </w:r>
    </w:p>
  </w:comment>
  <w:comment w:id="816" w:author="Eliza Peterson" w:date="2019-02-06T13:57:00Z" w:initials="EP">
    <w:p w14:paraId="7414D5F4" w14:textId="77777777" w:rsidR="00F75662" w:rsidRDefault="00F75662" w:rsidP="00A03E5B">
      <w:pPr>
        <w:pStyle w:val="CommentText"/>
      </w:pPr>
      <w:r>
        <w:rPr>
          <w:rStyle w:val="CommentReference"/>
        </w:rPr>
        <w:annotationRef/>
      </w:r>
      <w:r>
        <w:t>Placeholder if we want to include “4-state model” summary</w:t>
      </w:r>
    </w:p>
  </w:comment>
  <w:comment w:id="905" w:author="Microsoft Office User" w:date="2019-02-06T13:57:00Z" w:initials="Office">
    <w:p w14:paraId="6BCB5B9B" w14:textId="2F361B68" w:rsidR="00F75662" w:rsidRDefault="00F75662">
      <w:pPr>
        <w:pStyle w:val="CommentText"/>
      </w:pPr>
      <w:r>
        <w:rPr>
          <w:rStyle w:val="CommentReference"/>
        </w:rPr>
        <w:annotationRef/>
      </w:r>
      <w:r>
        <w:t>Is that statistically significant?</w:t>
      </w:r>
    </w:p>
  </w:comment>
  <w:comment w:id="947" w:author="Eliza Peterson" w:date="2019-02-06T13:57:00Z" w:initials="EP">
    <w:p w14:paraId="2CB31F83" w14:textId="47029155" w:rsidR="00F75662" w:rsidRDefault="00F75662">
      <w:pPr>
        <w:pStyle w:val="CommentText"/>
      </w:pPr>
      <w:r>
        <w:rPr>
          <w:rStyle w:val="CommentReference"/>
        </w:rPr>
        <w:annotationRef/>
      </w:r>
      <w:r>
        <w:t>Needs to be edited.</w:t>
      </w:r>
    </w:p>
  </w:comment>
  <w:comment w:id="949" w:author="Eliza Peterson" w:date="2019-02-06T13:57:00Z" w:initials="EP">
    <w:p w14:paraId="6D6AFE13" w14:textId="3F9E3825" w:rsidR="00F75662" w:rsidRDefault="00F75662">
      <w:pPr>
        <w:pStyle w:val="CommentText"/>
      </w:pPr>
      <w:r>
        <w:rPr>
          <w:rStyle w:val="CommentReference"/>
        </w:rPr>
        <w:annotationRef/>
      </w:r>
      <w:r>
        <w:t>Needs to be edited</w:t>
      </w:r>
    </w:p>
  </w:comment>
  <w:comment w:id="951" w:author="Eliza Peterson" w:date="2019-02-06T13:57:00Z" w:initials="EP">
    <w:p w14:paraId="48FC8896" w14:textId="30D06C93" w:rsidR="00F75662" w:rsidRDefault="00F75662">
      <w:pPr>
        <w:pStyle w:val="CommentText"/>
      </w:pPr>
      <w:r>
        <w:rPr>
          <w:rStyle w:val="CommentReference"/>
        </w:rPr>
        <w:annotationRef/>
      </w:r>
      <w:r>
        <w:t>Needs to be edited.</w:t>
      </w:r>
    </w:p>
  </w:comment>
  <w:comment w:id="952" w:author="Eliza Peterson" w:date="2019-02-06T13:57:00Z" w:initials="EP">
    <w:p w14:paraId="01504C36" w14:textId="77777777" w:rsidR="00F75662" w:rsidRDefault="00F75662">
      <w:pPr>
        <w:pStyle w:val="CommentText"/>
      </w:pPr>
      <w:r>
        <w:rPr>
          <w:rStyle w:val="CommentReference"/>
        </w:rPr>
        <w:annotationRef/>
      </w:r>
      <w:r>
        <w:t>Need more detail.</w:t>
      </w:r>
    </w:p>
  </w:comment>
  <w:comment w:id="953" w:author="Eliza Peterson" w:date="2019-02-06T13:57:00Z" w:initials="EP">
    <w:p w14:paraId="008869B8" w14:textId="77777777" w:rsidR="00F75662" w:rsidRDefault="00F75662">
      <w:pPr>
        <w:pStyle w:val="CommentText"/>
      </w:pPr>
      <w:r>
        <w:rPr>
          <w:rStyle w:val="CommentReference"/>
        </w:rPr>
        <w:annotationRef/>
      </w:r>
      <w:r>
        <w:t xml:space="preserve">Needed from </w:t>
      </w:r>
      <w:proofErr w:type="spellStart"/>
      <w:r>
        <w:t>Abrar</w:t>
      </w:r>
      <w:proofErr w:type="spellEnd"/>
    </w:p>
  </w:comment>
  <w:comment w:id="954" w:author="Eliza Peterson" w:date="2019-02-06T13:57:00Z" w:initials="EP">
    <w:p w14:paraId="0C4C70DE" w14:textId="77777777" w:rsidR="00F75662" w:rsidRDefault="00F75662">
      <w:pPr>
        <w:pStyle w:val="CommentText"/>
      </w:pPr>
      <w:r>
        <w:rPr>
          <w:rStyle w:val="CommentReference"/>
        </w:rPr>
        <w:annotationRef/>
      </w:r>
      <w:r>
        <w:t>This is too much discussion for a methods section. Simply needs to describe what data you used and how you used it.</w:t>
      </w:r>
    </w:p>
  </w:comment>
  <w:comment w:id="955" w:author="Eliza Peterson" w:date="2019-02-06T13:57:00Z" w:initials="EP">
    <w:p w14:paraId="6B92BC63" w14:textId="77777777" w:rsidR="00F75662" w:rsidRDefault="00F75662">
      <w:pPr>
        <w:pStyle w:val="CommentText"/>
      </w:pPr>
      <w:r>
        <w:rPr>
          <w:rStyle w:val="CommentReference"/>
        </w:rPr>
        <w:annotationRef/>
      </w:r>
      <w:proofErr w:type="spellStart"/>
      <w:r>
        <w:t>Fanmod</w:t>
      </w:r>
      <w:proofErr w:type="spellEnd"/>
      <w:r>
        <w:t>?</w:t>
      </w:r>
    </w:p>
  </w:comment>
  <w:comment w:id="956" w:author="Eliza Peterson" w:date="2019-02-06T13:57:00Z" w:initials="EP">
    <w:p w14:paraId="77521B51" w14:textId="77777777" w:rsidR="00F75662" w:rsidRDefault="00F75662">
      <w:pPr>
        <w:pStyle w:val="CommentText"/>
      </w:pPr>
      <w:r>
        <w:rPr>
          <w:rStyle w:val="CommentReference"/>
        </w:rPr>
        <w:annotationRef/>
      </w:r>
      <w:r>
        <w:t>Need to ask Boris?</w:t>
      </w:r>
    </w:p>
  </w:comment>
  <w:comment w:id="957" w:author="Microsoft Office User" w:date="2019-02-06T13:57:00Z" w:initials="Office">
    <w:p w14:paraId="506A4308" w14:textId="1739B2DA" w:rsidR="00F75662" w:rsidRDefault="00F75662">
      <w:pPr>
        <w:pStyle w:val="CommentText"/>
      </w:pPr>
      <w:r>
        <w:rPr>
          <w:rStyle w:val="CommentReference"/>
        </w:rPr>
        <w:annotationRef/>
      </w:r>
      <w:r>
        <w:t>Needs to be re-done with the six stages</w:t>
      </w:r>
    </w:p>
  </w:comment>
  <w:comment w:id="959" w:author="Eliza Peterson" w:date="2019-02-06T13:57:00Z" w:initials="EP">
    <w:p w14:paraId="046865BB" w14:textId="77777777" w:rsidR="00F75662" w:rsidRDefault="00F75662">
      <w:pPr>
        <w:pStyle w:val="CommentText"/>
      </w:pPr>
      <w:r>
        <w:rPr>
          <w:rStyle w:val="CommentReference"/>
        </w:rPr>
        <w:annotationRef/>
      </w:r>
      <w:r>
        <w:t xml:space="preserve">vs what? Time = 0? </w:t>
      </w:r>
    </w:p>
  </w:comment>
  <w:comment w:id="960" w:author="Eliza Peterson" w:date="2019-02-06T13:57:00Z" w:initials="EP">
    <w:p w14:paraId="34137340" w14:textId="77777777" w:rsidR="00F75662" w:rsidRDefault="00F75662">
      <w:pPr>
        <w:pStyle w:val="CommentText"/>
      </w:pPr>
      <w:r>
        <w:rPr>
          <w:rStyle w:val="CommentReference"/>
        </w:rPr>
        <w:annotationRef/>
      </w:r>
      <w:r>
        <w:t xml:space="preserve">This doesn’t make sense to me. Isn’t this the median of the representative gene sets? How do you have replicates of this? I think show the median and the standard deviation (shaded region) is the better way to do it. </w:t>
      </w:r>
    </w:p>
  </w:comment>
  <w:comment w:id="962" w:author="Eliza Peterson" w:date="2019-02-06T13:57:00Z" w:initials="EP">
    <w:p w14:paraId="229AC2FE" w14:textId="562CAB6C" w:rsidR="00F75662" w:rsidRDefault="00F75662">
      <w:pPr>
        <w:pStyle w:val="CommentText"/>
      </w:pPr>
      <w:r>
        <w:rPr>
          <w:rStyle w:val="CommentReference"/>
        </w:rPr>
        <w:annotationRef/>
      </w:r>
      <w:r>
        <w:t>Needs to be edited.</w:t>
      </w:r>
    </w:p>
  </w:comment>
  <w:comment w:id="964" w:author="Eliza Peterson" w:date="2019-02-06T13:57:00Z" w:initials="EP">
    <w:p w14:paraId="1928492F" w14:textId="734BF63D" w:rsidR="00F75662" w:rsidRDefault="00F75662" w:rsidP="002E6FE6">
      <w:pPr>
        <w:pStyle w:val="CommentText"/>
      </w:pPr>
      <w:r>
        <w:rPr>
          <w:rStyle w:val="CommentReference"/>
        </w:rPr>
        <w:annotationRef/>
      </w:r>
      <w:r>
        <w:t>Needs to be edited</w:t>
      </w:r>
    </w:p>
  </w:comment>
  <w:comment w:id="966" w:author="Eliza Peterson" w:date="2019-02-06T13:57:00Z" w:initials="EP">
    <w:p w14:paraId="18043E1C" w14:textId="4E0915D4" w:rsidR="00F75662" w:rsidRDefault="00F75662">
      <w:pPr>
        <w:pStyle w:val="CommentText"/>
      </w:pPr>
      <w:r>
        <w:rPr>
          <w:rStyle w:val="CommentReference"/>
        </w:rPr>
        <w:annotationRef/>
      </w:r>
      <w:r>
        <w:t>Needs to be edited</w:t>
      </w:r>
    </w:p>
  </w:comment>
  <w:comment w:id="968" w:author="Eliza Peterson" w:date="2019-02-06T13:57:00Z" w:initials="EP">
    <w:p w14:paraId="6BFB63D8" w14:textId="54A34E6B" w:rsidR="00F75662" w:rsidRDefault="00F75662" w:rsidP="00E83EB9">
      <w:pPr>
        <w:pStyle w:val="CommentText"/>
      </w:pPr>
      <w:r>
        <w:rPr>
          <w:rStyle w:val="CommentReference"/>
        </w:rPr>
        <w:annotationRef/>
      </w:r>
      <w:r>
        <w:t>Needs to be edited</w:t>
      </w:r>
    </w:p>
  </w:comment>
  <w:comment w:id="972" w:author="Microsoft Office User" w:date="2019-02-06T13:57:00Z" w:initials="Office">
    <w:p w14:paraId="1E0DCEBD" w14:textId="543CDCE3" w:rsidR="00F75662" w:rsidRDefault="00F75662">
      <w:pPr>
        <w:pStyle w:val="CommentText"/>
      </w:pPr>
      <w:r>
        <w:rPr>
          <w:rStyle w:val="CommentReference"/>
        </w:rPr>
        <w:annotationRef/>
      </w:r>
      <w:r>
        <w:t>Is the fragility score taking into account regulon size?</w:t>
      </w:r>
    </w:p>
  </w:comment>
  <w:comment w:id="973" w:author="Eliza Peterson" w:date="2019-02-06T13:57:00Z" w:initials="EP">
    <w:p w14:paraId="4D9747B9" w14:textId="1200CD59" w:rsidR="00F75662" w:rsidRDefault="00F75662">
      <w:pPr>
        <w:pStyle w:val="CommentText"/>
      </w:pPr>
      <w:r>
        <w:rPr>
          <w:rStyle w:val="CommentReference"/>
        </w:rPr>
        <w:annotationRef/>
      </w:r>
      <w:r>
        <w:t>Needs to be edited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F8C480" w15:done="0"/>
  <w15:commentEx w15:paraId="11230323" w15:done="0"/>
  <w15:commentEx w15:paraId="64C21393" w15:done="0"/>
  <w15:commentEx w15:paraId="0475D2F6" w15:done="0"/>
  <w15:commentEx w15:paraId="1BF67CE7" w15:done="0"/>
  <w15:commentEx w15:paraId="4331767A" w15:done="0"/>
  <w15:commentEx w15:paraId="598D99C7" w15:done="0"/>
  <w15:commentEx w15:paraId="2C70C717" w15:done="0"/>
  <w15:commentEx w15:paraId="7294B905" w15:done="0"/>
  <w15:commentEx w15:paraId="5943F100" w15:done="0"/>
  <w15:commentEx w15:paraId="2E950E58" w15:done="0"/>
  <w15:commentEx w15:paraId="1785B221" w15:done="0"/>
  <w15:commentEx w15:paraId="60A1EEB0" w15:done="0"/>
  <w15:commentEx w15:paraId="18A6F3C6" w15:done="0"/>
  <w15:commentEx w15:paraId="7414D5F4" w15:done="0"/>
  <w15:commentEx w15:paraId="6BCB5B9B" w15:done="0"/>
  <w15:commentEx w15:paraId="2CB31F83" w15:done="0"/>
  <w15:commentEx w15:paraId="6D6AFE13" w15:done="0"/>
  <w15:commentEx w15:paraId="48FC8896" w15:done="0"/>
  <w15:commentEx w15:paraId="01504C36" w15:done="0"/>
  <w15:commentEx w15:paraId="008869B8" w15:done="0"/>
  <w15:commentEx w15:paraId="0C4C70DE" w15:done="0"/>
  <w15:commentEx w15:paraId="6B92BC63" w15:done="0"/>
  <w15:commentEx w15:paraId="77521B51" w15:done="0"/>
  <w15:commentEx w15:paraId="506A4308" w15:done="0"/>
  <w15:commentEx w15:paraId="046865BB" w15:done="0"/>
  <w15:commentEx w15:paraId="34137340" w15:done="0"/>
  <w15:commentEx w15:paraId="229AC2FE" w15:done="0"/>
  <w15:commentEx w15:paraId="1928492F" w15:done="0"/>
  <w15:commentEx w15:paraId="18043E1C" w15:done="0"/>
  <w15:commentEx w15:paraId="6BFB63D8" w15:done="0"/>
  <w15:commentEx w15:paraId="1E0DCEBD" w15:done="0"/>
  <w15:commentEx w15:paraId="4D9747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pectral">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251F47"/>
    <w:multiLevelType w:val="multilevel"/>
    <w:tmpl w:val="30268A9C"/>
    <w:lvl w:ilvl="0">
      <w:start w:val="1"/>
      <w:numFmt w:val="decimal"/>
      <w:lvlText w:val="%1."/>
      <w:lvlJc w:val="left"/>
      <w:pPr>
        <w:ind w:left="720" w:hanging="360"/>
      </w:pPr>
      <w:rPr>
        <w:rFonts w:ascii="Times New Roman" w:eastAsia="Times New Roman" w:hAnsi="Times New Roman" w:cs="Times New Roman"/>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Nitin Baliga">
    <w15:presenceInfo w15:providerId="Windows Live" w15:userId="da064ca4107628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r9zze949dxtjefpfqvxrwj9ax2atddseza&quot;&gt;BDQ.manuscript&lt;record-ids&gt;&lt;item&gt;139&lt;/item&gt;&lt;item&gt;1391&lt;/item&gt;&lt;item&gt;1429&lt;/item&gt;&lt;item&gt;1464&lt;/item&gt;&lt;item&gt;1465&lt;/item&gt;&lt;item&gt;1491&lt;/item&gt;&lt;item&gt;1492&lt;/item&gt;&lt;item&gt;1493&lt;/item&gt;&lt;item&gt;1494&lt;/item&gt;&lt;item&gt;1497&lt;/item&gt;&lt;item&gt;1499&lt;/item&gt;&lt;item&gt;1501&lt;/item&gt;&lt;item&gt;1506&lt;/item&gt;&lt;item&gt;1507&lt;/item&gt;&lt;item&gt;1508&lt;/item&gt;&lt;item&gt;1510&lt;/item&gt;&lt;item&gt;1511&lt;/item&gt;&lt;item&gt;1512&lt;/item&gt;&lt;item&gt;1625&lt;/item&gt;&lt;item&gt;1626&lt;/item&gt;&lt;item&gt;1627&lt;/item&gt;&lt;item&gt;1628&lt;/item&gt;&lt;item&gt;1629&lt;/item&gt;&lt;item&gt;1647&lt;/item&gt;&lt;item&gt;1656&lt;/item&gt;&lt;item&gt;1679&lt;/item&gt;&lt;item&gt;1680&lt;/item&gt;&lt;item&gt;1685&lt;/item&gt;&lt;item&gt;1686&lt;/item&gt;&lt;item&gt;1689&lt;/item&gt;&lt;item&gt;1690&lt;/item&gt;&lt;item&gt;1691&lt;/item&gt;&lt;item&gt;1692&lt;/item&gt;&lt;item&gt;1704&lt;/item&gt;&lt;item&gt;1707&lt;/item&gt;&lt;item&gt;1715&lt;/item&gt;&lt;item&gt;2437&lt;/item&gt;&lt;item&gt;2439&lt;/item&gt;&lt;/record-ids&gt;&lt;/item&gt;&lt;/Libraries&gt;"/>
  </w:docVars>
  <w:rsids>
    <w:rsidRoot w:val="00550DC7"/>
    <w:rsid w:val="00005F92"/>
    <w:rsid w:val="00010BDC"/>
    <w:rsid w:val="00012435"/>
    <w:rsid w:val="0001417E"/>
    <w:rsid w:val="00022F37"/>
    <w:rsid w:val="000256B9"/>
    <w:rsid w:val="00026507"/>
    <w:rsid w:val="00027221"/>
    <w:rsid w:val="00042A8A"/>
    <w:rsid w:val="0006210D"/>
    <w:rsid w:val="0006362D"/>
    <w:rsid w:val="00066BD3"/>
    <w:rsid w:val="00085624"/>
    <w:rsid w:val="000946F2"/>
    <w:rsid w:val="000D1252"/>
    <w:rsid w:val="000E7987"/>
    <w:rsid w:val="000F288E"/>
    <w:rsid w:val="000F512B"/>
    <w:rsid w:val="000F642C"/>
    <w:rsid w:val="000F7F07"/>
    <w:rsid w:val="0010316C"/>
    <w:rsid w:val="00110C6A"/>
    <w:rsid w:val="0011700E"/>
    <w:rsid w:val="00117626"/>
    <w:rsid w:val="00124F61"/>
    <w:rsid w:val="00133220"/>
    <w:rsid w:val="0013407D"/>
    <w:rsid w:val="001341A5"/>
    <w:rsid w:val="001357F5"/>
    <w:rsid w:val="001472B6"/>
    <w:rsid w:val="00161BF5"/>
    <w:rsid w:val="001738A5"/>
    <w:rsid w:val="00175CD2"/>
    <w:rsid w:val="00194191"/>
    <w:rsid w:val="001A44BB"/>
    <w:rsid w:val="001C74B2"/>
    <w:rsid w:val="001D025B"/>
    <w:rsid w:val="001D42EF"/>
    <w:rsid w:val="001D707E"/>
    <w:rsid w:val="001E49B2"/>
    <w:rsid w:val="001F19B3"/>
    <w:rsid w:val="001F2F6F"/>
    <w:rsid w:val="00206B6B"/>
    <w:rsid w:val="00210E07"/>
    <w:rsid w:val="0023722D"/>
    <w:rsid w:val="0024190E"/>
    <w:rsid w:val="0024530F"/>
    <w:rsid w:val="00250B7B"/>
    <w:rsid w:val="00252E1C"/>
    <w:rsid w:val="002678DF"/>
    <w:rsid w:val="00276310"/>
    <w:rsid w:val="0027729B"/>
    <w:rsid w:val="00282DAB"/>
    <w:rsid w:val="00285C46"/>
    <w:rsid w:val="0029322C"/>
    <w:rsid w:val="002979A1"/>
    <w:rsid w:val="002A0559"/>
    <w:rsid w:val="002A795B"/>
    <w:rsid w:val="002B03C5"/>
    <w:rsid w:val="002B4C7B"/>
    <w:rsid w:val="002B5036"/>
    <w:rsid w:val="002B5FC5"/>
    <w:rsid w:val="002C1617"/>
    <w:rsid w:val="002C47DB"/>
    <w:rsid w:val="002D16F9"/>
    <w:rsid w:val="002D500A"/>
    <w:rsid w:val="002E527A"/>
    <w:rsid w:val="002E6FE6"/>
    <w:rsid w:val="00300E0D"/>
    <w:rsid w:val="00302248"/>
    <w:rsid w:val="003050D0"/>
    <w:rsid w:val="00305612"/>
    <w:rsid w:val="00310B40"/>
    <w:rsid w:val="00313B57"/>
    <w:rsid w:val="00321D88"/>
    <w:rsid w:val="003329AC"/>
    <w:rsid w:val="00336A62"/>
    <w:rsid w:val="003374E0"/>
    <w:rsid w:val="003406F1"/>
    <w:rsid w:val="00343D4B"/>
    <w:rsid w:val="003543C1"/>
    <w:rsid w:val="0036078F"/>
    <w:rsid w:val="0036178B"/>
    <w:rsid w:val="00380C34"/>
    <w:rsid w:val="00392F12"/>
    <w:rsid w:val="00393362"/>
    <w:rsid w:val="003A19E4"/>
    <w:rsid w:val="003B1D93"/>
    <w:rsid w:val="003C36AD"/>
    <w:rsid w:val="003C46C1"/>
    <w:rsid w:val="003C7C22"/>
    <w:rsid w:val="003D07C8"/>
    <w:rsid w:val="003D1C2E"/>
    <w:rsid w:val="003D5299"/>
    <w:rsid w:val="003D6795"/>
    <w:rsid w:val="003E0E6D"/>
    <w:rsid w:val="0040162D"/>
    <w:rsid w:val="00406B41"/>
    <w:rsid w:val="00422269"/>
    <w:rsid w:val="00426C92"/>
    <w:rsid w:val="0043305F"/>
    <w:rsid w:val="00436589"/>
    <w:rsid w:val="00442543"/>
    <w:rsid w:val="0044432E"/>
    <w:rsid w:val="00456516"/>
    <w:rsid w:val="0046079E"/>
    <w:rsid w:val="00467D60"/>
    <w:rsid w:val="0047133A"/>
    <w:rsid w:val="00474DBE"/>
    <w:rsid w:val="004767D4"/>
    <w:rsid w:val="00484371"/>
    <w:rsid w:val="00485037"/>
    <w:rsid w:val="00487A71"/>
    <w:rsid w:val="00491282"/>
    <w:rsid w:val="00491702"/>
    <w:rsid w:val="004A47BD"/>
    <w:rsid w:val="004A5C78"/>
    <w:rsid w:val="004B0350"/>
    <w:rsid w:val="004C098D"/>
    <w:rsid w:val="004C0FBF"/>
    <w:rsid w:val="004C3B05"/>
    <w:rsid w:val="004C42DE"/>
    <w:rsid w:val="004E01C8"/>
    <w:rsid w:val="004E3791"/>
    <w:rsid w:val="004E64D7"/>
    <w:rsid w:val="004E6F93"/>
    <w:rsid w:val="0050488D"/>
    <w:rsid w:val="00511CBE"/>
    <w:rsid w:val="00514697"/>
    <w:rsid w:val="00520E80"/>
    <w:rsid w:val="00525DEB"/>
    <w:rsid w:val="00535E86"/>
    <w:rsid w:val="00543709"/>
    <w:rsid w:val="00550DC7"/>
    <w:rsid w:val="00557189"/>
    <w:rsid w:val="005759CF"/>
    <w:rsid w:val="00585B59"/>
    <w:rsid w:val="00592677"/>
    <w:rsid w:val="00592C52"/>
    <w:rsid w:val="005A46BA"/>
    <w:rsid w:val="005B10B0"/>
    <w:rsid w:val="005B65C2"/>
    <w:rsid w:val="005C25B3"/>
    <w:rsid w:val="005C349A"/>
    <w:rsid w:val="005C3AFB"/>
    <w:rsid w:val="005D083B"/>
    <w:rsid w:val="005D55BA"/>
    <w:rsid w:val="005E4F80"/>
    <w:rsid w:val="005F5F22"/>
    <w:rsid w:val="00603779"/>
    <w:rsid w:val="006037BF"/>
    <w:rsid w:val="006122C8"/>
    <w:rsid w:val="00621FD4"/>
    <w:rsid w:val="00630FC2"/>
    <w:rsid w:val="006539F7"/>
    <w:rsid w:val="00660D85"/>
    <w:rsid w:val="006704D3"/>
    <w:rsid w:val="00676E6A"/>
    <w:rsid w:val="006770EF"/>
    <w:rsid w:val="0069081C"/>
    <w:rsid w:val="006A3A28"/>
    <w:rsid w:val="006A4C86"/>
    <w:rsid w:val="006A5743"/>
    <w:rsid w:val="006B023F"/>
    <w:rsid w:val="006B30B5"/>
    <w:rsid w:val="006B7960"/>
    <w:rsid w:val="006C261A"/>
    <w:rsid w:val="006E08A6"/>
    <w:rsid w:val="006E2292"/>
    <w:rsid w:val="00702DD8"/>
    <w:rsid w:val="00706B45"/>
    <w:rsid w:val="00707DF9"/>
    <w:rsid w:val="00712255"/>
    <w:rsid w:val="00727D3B"/>
    <w:rsid w:val="00736339"/>
    <w:rsid w:val="00742F63"/>
    <w:rsid w:val="0074555A"/>
    <w:rsid w:val="00746983"/>
    <w:rsid w:val="007476A8"/>
    <w:rsid w:val="00750742"/>
    <w:rsid w:val="00752782"/>
    <w:rsid w:val="00752D7A"/>
    <w:rsid w:val="007540E2"/>
    <w:rsid w:val="007559E7"/>
    <w:rsid w:val="00757E74"/>
    <w:rsid w:val="00760816"/>
    <w:rsid w:val="00774F5F"/>
    <w:rsid w:val="00781C3F"/>
    <w:rsid w:val="00791145"/>
    <w:rsid w:val="00794601"/>
    <w:rsid w:val="00796753"/>
    <w:rsid w:val="007A546D"/>
    <w:rsid w:val="007B7936"/>
    <w:rsid w:val="007C66F4"/>
    <w:rsid w:val="007E70D0"/>
    <w:rsid w:val="00800178"/>
    <w:rsid w:val="00812169"/>
    <w:rsid w:val="00821C5D"/>
    <w:rsid w:val="00822E51"/>
    <w:rsid w:val="00825EE3"/>
    <w:rsid w:val="00832437"/>
    <w:rsid w:val="00832ABF"/>
    <w:rsid w:val="00835B22"/>
    <w:rsid w:val="008360E0"/>
    <w:rsid w:val="0083756B"/>
    <w:rsid w:val="008527DF"/>
    <w:rsid w:val="0085338C"/>
    <w:rsid w:val="00864E85"/>
    <w:rsid w:val="00892FC6"/>
    <w:rsid w:val="008A4FD6"/>
    <w:rsid w:val="008A77D8"/>
    <w:rsid w:val="008A7EC4"/>
    <w:rsid w:val="008B0067"/>
    <w:rsid w:val="008B1758"/>
    <w:rsid w:val="008B5778"/>
    <w:rsid w:val="008C0CFF"/>
    <w:rsid w:val="008C4AC5"/>
    <w:rsid w:val="008D3992"/>
    <w:rsid w:val="008D3A42"/>
    <w:rsid w:val="008D6F89"/>
    <w:rsid w:val="008E0003"/>
    <w:rsid w:val="008F2927"/>
    <w:rsid w:val="008F2BD6"/>
    <w:rsid w:val="008F49EE"/>
    <w:rsid w:val="008F5D06"/>
    <w:rsid w:val="008F69A3"/>
    <w:rsid w:val="009017FB"/>
    <w:rsid w:val="00916206"/>
    <w:rsid w:val="00936804"/>
    <w:rsid w:val="00943C17"/>
    <w:rsid w:val="00953A0B"/>
    <w:rsid w:val="00962523"/>
    <w:rsid w:val="00970F51"/>
    <w:rsid w:val="00972B90"/>
    <w:rsid w:val="0098520D"/>
    <w:rsid w:val="009939DA"/>
    <w:rsid w:val="0099675E"/>
    <w:rsid w:val="009A6771"/>
    <w:rsid w:val="009B1800"/>
    <w:rsid w:val="009C1E14"/>
    <w:rsid w:val="009E06BF"/>
    <w:rsid w:val="009E1263"/>
    <w:rsid w:val="009E66F1"/>
    <w:rsid w:val="00A02FFE"/>
    <w:rsid w:val="00A03E5B"/>
    <w:rsid w:val="00A17B23"/>
    <w:rsid w:val="00A2236F"/>
    <w:rsid w:val="00A22AF5"/>
    <w:rsid w:val="00A22C29"/>
    <w:rsid w:val="00A36B8B"/>
    <w:rsid w:val="00A36DDA"/>
    <w:rsid w:val="00A41E01"/>
    <w:rsid w:val="00A46369"/>
    <w:rsid w:val="00A52DE7"/>
    <w:rsid w:val="00A53CAE"/>
    <w:rsid w:val="00A60283"/>
    <w:rsid w:val="00A6340D"/>
    <w:rsid w:val="00A7065A"/>
    <w:rsid w:val="00A82E04"/>
    <w:rsid w:val="00A83130"/>
    <w:rsid w:val="00A9310C"/>
    <w:rsid w:val="00A947D5"/>
    <w:rsid w:val="00AA0157"/>
    <w:rsid w:val="00AA1AEE"/>
    <w:rsid w:val="00AB0D1A"/>
    <w:rsid w:val="00AB2B11"/>
    <w:rsid w:val="00AD270A"/>
    <w:rsid w:val="00AD3A0C"/>
    <w:rsid w:val="00AE3E23"/>
    <w:rsid w:val="00AE717E"/>
    <w:rsid w:val="00AF072A"/>
    <w:rsid w:val="00B02882"/>
    <w:rsid w:val="00B07966"/>
    <w:rsid w:val="00B21961"/>
    <w:rsid w:val="00B22F96"/>
    <w:rsid w:val="00B3324D"/>
    <w:rsid w:val="00B410F2"/>
    <w:rsid w:val="00B46B7D"/>
    <w:rsid w:val="00B62F55"/>
    <w:rsid w:val="00B662D5"/>
    <w:rsid w:val="00B85512"/>
    <w:rsid w:val="00B91CA7"/>
    <w:rsid w:val="00B923FD"/>
    <w:rsid w:val="00B95816"/>
    <w:rsid w:val="00BA229B"/>
    <w:rsid w:val="00BE0C3E"/>
    <w:rsid w:val="00BE1A5B"/>
    <w:rsid w:val="00BE4C64"/>
    <w:rsid w:val="00BE5088"/>
    <w:rsid w:val="00BF3016"/>
    <w:rsid w:val="00C020B5"/>
    <w:rsid w:val="00C0355D"/>
    <w:rsid w:val="00C272B7"/>
    <w:rsid w:val="00C401CD"/>
    <w:rsid w:val="00C43517"/>
    <w:rsid w:val="00C52138"/>
    <w:rsid w:val="00C54AD1"/>
    <w:rsid w:val="00C6047F"/>
    <w:rsid w:val="00C728F4"/>
    <w:rsid w:val="00C80D61"/>
    <w:rsid w:val="00C819B4"/>
    <w:rsid w:val="00C93C99"/>
    <w:rsid w:val="00C93D4F"/>
    <w:rsid w:val="00CA1A21"/>
    <w:rsid w:val="00CA692E"/>
    <w:rsid w:val="00CD04B9"/>
    <w:rsid w:val="00CD0E45"/>
    <w:rsid w:val="00CD1877"/>
    <w:rsid w:val="00CD325D"/>
    <w:rsid w:val="00CD60B1"/>
    <w:rsid w:val="00CD6920"/>
    <w:rsid w:val="00CE202C"/>
    <w:rsid w:val="00CF33BD"/>
    <w:rsid w:val="00CF6A50"/>
    <w:rsid w:val="00CF6E0D"/>
    <w:rsid w:val="00D01879"/>
    <w:rsid w:val="00D16B81"/>
    <w:rsid w:val="00D17A05"/>
    <w:rsid w:val="00D20433"/>
    <w:rsid w:val="00D204B8"/>
    <w:rsid w:val="00D20D4A"/>
    <w:rsid w:val="00D5010C"/>
    <w:rsid w:val="00D521C4"/>
    <w:rsid w:val="00D5405B"/>
    <w:rsid w:val="00D62B9D"/>
    <w:rsid w:val="00D642B5"/>
    <w:rsid w:val="00D662B6"/>
    <w:rsid w:val="00D73FD0"/>
    <w:rsid w:val="00D745EE"/>
    <w:rsid w:val="00D7535D"/>
    <w:rsid w:val="00D77CE8"/>
    <w:rsid w:val="00D813EB"/>
    <w:rsid w:val="00D96216"/>
    <w:rsid w:val="00DE1556"/>
    <w:rsid w:val="00DE7F9F"/>
    <w:rsid w:val="00E009A7"/>
    <w:rsid w:val="00E04FDD"/>
    <w:rsid w:val="00E05C33"/>
    <w:rsid w:val="00E12E73"/>
    <w:rsid w:val="00E15D85"/>
    <w:rsid w:val="00E354C2"/>
    <w:rsid w:val="00E4046D"/>
    <w:rsid w:val="00E44B70"/>
    <w:rsid w:val="00E45D28"/>
    <w:rsid w:val="00E500CE"/>
    <w:rsid w:val="00E51C4A"/>
    <w:rsid w:val="00E5763A"/>
    <w:rsid w:val="00E600A8"/>
    <w:rsid w:val="00E656DB"/>
    <w:rsid w:val="00E83EB9"/>
    <w:rsid w:val="00EC4B35"/>
    <w:rsid w:val="00EC4EA1"/>
    <w:rsid w:val="00ED1C31"/>
    <w:rsid w:val="00ED2101"/>
    <w:rsid w:val="00ED3741"/>
    <w:rsid w:val="00ED3DD6"/>
    <w:rsid w:val="00ED53B1"/>
    <w:rsid w:val="00ED5601"/>
    <w:rsid w:val="00EE7585"/>
    <w:rsid w:val="00EF1CFD"/>
    <w:rsid w:val="00EF5506"/>
    <w:rsid w:val="00F020E6"/>
    <w:rsid w:val="00F02401"/>
    <w:rsid w:val="00F0240C"/>
    <w:rsid w:val="00F036F5"/>
    <w:rsid w:val="00F03D0E"/>
    <w:rsid w:val="00F0642C"/>
    <w:rsid w:val="00F302E9"/>
    <w:rsid w:val="00F33E13"/>
    <w:rsid w:val="00F34A42"/>
    <w:rsid w:val="00F4629F"/>
    <w:rsid w:val="00F6132C"/>
    <w:rsid w:val="00F652D1"/>
    <w:rsid w:val="00F72DB1"/>
    <w:rsid w:val="00F73449"/>
    <w:rsid w:val="00F75662"/>
    <w:rsid w:val="00F940B1"/>
    <w:rsid w:val="00F9798F"/>
    <w:rsid w:val="00FA0ED6"/>
    <w:rsid w:val="00FA2563"/>
    <w:rsid w:val="00FA30DE"/>
    <w:rsid w:val="00FA5BE3"/>
    <w:rsid w:val="00FC3E12"/>
    <w:rsid w:val="00FE3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B79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36"/>
    <w:rPr>
      <w:rFonts w:ascii="Tahoma" w:hAnsi="Tahoma" w:cs="Tahoma"/>
      <w:sz w:val="16"/>
      <w:szCs w:val="16"/>
    </w:rPr>
  </w:style>
  <w:style w:type="character" w:styleId="CommentReference">
    <w:name w:val="annotation reference"/>
    <w:basedOn w:val="DefaultParagraphFont"/>
    <w:uiPriority w:val="99"/>
    <w:semiHidden/>
    <w:unhideWhenUsed/>
    <w:rsid w:val="007B7936"/>
    <w:rPr>
      <w:sz w:val="16"/>
      <w:szCs w:val="16"/>
    </w:rPr>
  </w:style>
  <w:style w:type="paragraph" w:styleId="CommentText">
    <w:name w:val="annotation text"/>
    <w:basedOn w:val="Normal"/>
    <w:link w:val="CommentTextChar"/>
    <w:uiPriority w:val="99"/>
    <w:semiHidden/>
    <w:unhideWhenUsed/>
    <w:rsid w:val="007B7936"/>
    <w:pPr>
      <w:spacing w:line="240" w:lineRule="auto"/>
    </w:pPr>
    <w:rPr>
      <w:sz w:val="20"/>
      <w:szCs w:val="20"/>
    </w:rPr>
  </w:style>
  <w:style w:type="character" w:customStyle="1" w:styleId="CommentTextChar">
    <w:name w:val="Comment Text Char"/>
    <w:basedOn w:val="DefaultParagraphFont"/>
    <w:link w:val="CommentText"/>
    <w:uiPriority w:val="99"/>
    <w:semiHidden/>
    <w:rsid w:val="007B7936"/>
    <w:rPr>
      <w:sz w:val="20"/>
      <w:szCs w:val="20"/>
    </w:rPr>
  </w:style>
  <w:style w:type="paragraph" w:styleId="CommentSubject">
    <w:name w:val="annotation subject"/>
    <w:basedOn w:val="CommentText"/>
    <w:next w:val="CommentText"/>
    <w:link w:val="CommentSubjectChar"/>
    <w:uiPriority w:val="99"/>
    <w:semiHidden/>
    <w:unhideWhenUsed/>
    <w:rsid w:val="007B7936"/>
    <w:rPr>
      <w:b/>
      <w:bCs/>
    </w:rPr>
  </w:style>
  <w:style w:type="character" w:customStyle="1" w:styleId="CommentSubjectChar">
    <w:name w:val="Comment Subject Char"/>
    <w:basedOn w:val="CommentTextChar"/>
    <w:link w:val="CommentSubject"/>
    <w:uiPriority w:val="99"/>
    <w:semiHidden/>
    <w:rsid w:val="007B7936"/>
    <w:rPr>
      <w:b/>
      <w:bCs/>
      <w:sz w:val="20"/>
      <w:szCs w:val="20"/>
    </w:rPr>
  </w:style>
  <w:style w:type="paragraph" w:styleId="Revision">
    <w:name w:val="Revision"/>
    <w:hidden/>
    <w:uiPriority w:val="99"/>
    <w:semiHidden/>
    <w:rsid w:val="00250B7B"/>
    <w:pPr>
      <w:spacing w:line="240" w:lineRule="auto"/>
      <w:contextualSpacing w:val="0"/>
    </w:pPr>
  </w:style>
  <w:style w:type="character" w:styleId="Emphasis">
    <w:name w:val="Emphasis"/>
    <w:basedOn w:val="DefaultParagraphFont"/>
    <w:uiPriority w:val="20"/>
    <w:qFormat/>
    <w:rsid w:val="0083756B"/>
    <w:rPr>
      <w:i/>
      <w:iCs/>
    </w:rPr>
  </w:style>
  <w:style w:type="character" w:styleId="Hyperlink">
    <w:name w:val="Hyperlink"/>
    <w:basedOn w:val="DefaultParagraphFont"/>
    <w:uiPriority w:val="99"/>
    <w:semiHidden/>
    <w:unhideWhenUsed/>
    <w:rsid w:val="0083756B"/>
    <w:rPr>
      <w:color w:val="0000FF"/>
      <w:u w:val="single"/>
    </w:rPr>
  </w:style>
  <w:style w:type="paragraph" w:customStyle="1" w:styleId="EndNoteBibliographyTitle">
    <w:name w:val="EndNote Bibliography Title"/>
    <w:basedOn w:val="Normal"/>
    <w:link w:val="EndNoteBibliographyTitleChar"/>
    <w:rsid w:val="00D17A05"/>
    <w:pPr>
      <w:jc w:val="center"/>
    </w:pPr>
    <w:rPr>
      <w:noProof/>
      <w:lang w:val="en-US"/>
    </w:rPr>
  </w:style>
  <w:style w:type="character" w:customStyle="1" w:styleId="EndNoteBibliographyTitleChar">
    <w:name w:val="EndNote Bibliography Title Char"/>
    <w:basedOn w:val="DefaultParagraphFont"/>
    <w:link w:val="EndNoteBibliographyTitle"/>
    <w:rsid w:val="00D17A05"/>
    <w:rPr>
      <w:noProof/>
      <w:lang w:val="en-US"/>
    </w:rPr>
  </w:style>
  <w:style w:type="paragraph" w:customStyle="1" w:styleId="EndNoteBibliography">
    <w:name w:val="EndNote Bibliography"/>
    <w:basedOn w:val="Normal"/>
    <w:link w:val="EndNoteBibliographyChar"/>
    <w:rsid w:val="00D17A05"/>
    <w:pPr>
      <w:spacing w:line="240" w:lineRule="auto"/>
    </w:pPr>
    <w:rPr>
      <w:noProof/>
      <w:lang w:val="en-US"/>
    </w:rPr>
  </w:style>
  <w:style w:type="character" w:customStyle="1" w:styleId="EndNoteBibliographyChar">
    <w:name w:val="EndNote Bibliography Char"/>
    <w:basedOn w:val="DefaultParagraphFont"/>
    <w:link w:val="EndNoteBibliography"/>
    <w:rsid w:val="00D17A05"/>
    <w:rPr>
      <w:noProof/>
      <w:lang w:val="en-US"/>
    </w:rPr>
  </w:style>
  <w:style w:type="paragraph" w:customStyle="1" w:styleId="p">
    <w:name w:val="p"/>
    <w:basedOn w:val="Normal"/>
    <w:rsid w:val="006B7960"/>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B79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36"/>
    <w:rPr>
      <w:rFonts w:ascii="Tahoma" w:hAnsi="Tahoma" w:cs="Tahoma"/>
      <w:sz w:val="16"/>
      <w:szCs w:val="16"/>
    </w:rPr>
  </w:style>
  <w:style w:type="character" w:styleId="CommentReference">
    <w:name w:val="annotation reference"/>
    <w:basedOn w:val="DefaultParagraphFont"/>
    <w:uiPriority w:val="99"/>
    <w:semiHidden/>
    <w:unhideWhenUsed/>
    <w:rsid w:val="007B7936"/>
    <w:rPr>
      <w:sz w:val="16"/>
      <w:szCs w:val="16"/>
    </w:rPr>
  </w:style>
  <w:style w:type="paragraph" w:styleId="CommentText">
    <w:name w:val="annotation text"/>
    <w:basedOn w:val="Normal"/>
    <w:link w:val="CommentTextChar"/>
    <w:uiPriority w:val="99"/>
    <w:semiHidden/>
    <w:unhideWhenUsed/>
    <w:rsid w:val="007B7936"/>
    <w:pPr>
      <w:spacing w:line="240" w:lineRule="auto"/>
    </w:pPr>
    <w:rPr>
      <w:sz w:val="20"/>
      <w:szCs w:val="20"/>
    </w:rPr>
  </w:style>
  <w:style w:type="character" w:customStyle="1" w:styleId="CommentTextChar">
    <w:name w:val="Comment Text Char"/>
    <w:basedOn w:val="DefaultParagraphFont"/>
    <w:link w:val="CommentText"/>
    <w:uiPriority w:val="99"/>
    <w:semiHidden/>
    <w:rsid w:val="007B7936"/>
    <w:rPr>
      <w:sz w:val="20"/>
      <w:szCs w:val="20"/>
    </w:rPr>
  </w:style>
  <w:style w:type="paragraph" w:styleId="CommentSubject">
    <w:name w:val="annotation subject"/>
    <w:basedOn w:val="CommentText"/>
    <w:next w:val="CommentText"/>
    <w:link w:val="CommentSubjectChar"/>
    <w:uiPriority w:val="99"/>
    <w:semiHidden/>
    <w:unhideWhenUsed/>
    <w:rsid w:val="007B7936"/>
    <w:rPr>
      <w:b/>
      <w:bCs/>
    </w:rPr>
  </w:style>
  <w:style w:type="character" w:customStyle="1" w:styleId="CommentSubjectChar">
    <w:name w:val="Comment Subject Char"/>
    <w:basedOn w:val="CommentTextChar"/>
    <w:link w:val="CommentSubject"/>
    <w:uiPriority w:val="99"/>
    <w:semiHidden/>
    <w:rsid w:val="007B7936"/>
    <w:rPr>
      <w:b/>
      <w:bCs/>
      <w:sz w:val="20"/>
      <w:szCs w:val="20"/>
    </w:rPr>
  </w:style>
  <w:style w:type="paragraph" w:styleId="Revision">
    <w:name w:val="Revision"/>
    <w:hidden/>
    <w:uiPriority w:val="99"/>
    <w:semiHidden/>
    <w:rsid w:val="00250B7B"/>
    <w:pPr>
      <w:spacing w:line="240" w:lineRule="auto"/>
      <w:contextualSpacing w:val="0"/>
    </w:pPr>
  </w:style>
  <w:style w:type="character" w:styleId="Emphasis">
    <w:name w:val="Emphasis"/>
    <w:basedOn w:val="DefaultParagraphFont"/>
    <w:uiPriority w:val="20"/>
    <w:qFormat/>
    <w:rsid w:val="0083756B"/>
    <w:rPr>
      <w:i/>
      <w:iCs/>
    </w:rPr>
  </w:style>
  <w:style w:type="character" w:styleId="Hyperlink">
    <w:name w:val="Hyperlink"/>
    <w:basedOn w:val="DefaultParagraphFont"/>
    <w:uiPriority w:val="99"/>
    <w:semiHidden/>
    <w:unhideWhenUsed/>
    <w:rsid w:val="0083756B"/>
    <w:rPr>
      <w:color w:val="0000FF"/>
      <w:u w:val="single"/>
    </w:rPr>
  </w:style>
  <w:style w:type="paragraph" w:customStyle="1" w:styleId="EndNoteBibliographyTitle">
    <w:name w:val="EndNote Bibliography Title"/>
    <w:basedOn w:val="Normal"/>
    <w:link w:val="EndNoteBibliographyTitleChar"/>
    <w:rsid w:val="00D17A05"/>
    <w:pPr>
      <w:jc w:val="center"/>
    </w:pPr>
    <w:rPr>
      <w:noProof/>
      <w:lang w:val="en-US"/>
    </w:rPr>
  </w:style>
  <w:style w:type="character" w:customStyle="1" w:styleId="EndNoteBibliographyTitleChar">
    <w:name w:val="EndNote Bibliography Title Char"/>
    <w:basedOn w:val="DefaultParagraphFont"/>
    <w:link w:val="EndNoteBibliographyTitle"/>
    <w:rsid w:val="00D17A05"/>
    <w:rPr>
      <w:noProof/>
      <w:lang w:val="en-US"/>
    </w:rPr>
  </w:style>
  <w:style w:type="paragraph" w:customStyle="1" w:styleId="EndNoteBibliography">
    <w:name w:val="EndNote Bibliography"/>
    <w:basedOn w:val="Normal"/>
    <w:link w:val="EndNoteBibliographyChar"/>
    <w:rsid w:val="00D17A05"/>
    <w:pPr>
      <w:spacing w:line="240" w:lineRule="auto"/>
    </w:pPr>
    <w:rPr>
      <w:noProof/>
      <w:lang w:val="en-US"/>
    </w:rPr>
  </w:style>
  <w:style w:type="character" w:customStyle="1" w:styleId="EndNoteBibliographyChar">
    <w:name w:val="EndNote Bibliography Char"/>
    <w:basedOn w:val="DefaultParagraphFont"/>
    <w:link w:val="EndNoteBibliography"/>
    <w:rsid w:val="00D17A05"/>
    <w:rPr>
      <w:noProof/>
      <w:lang w:val="en-US"/>
    </w:rPr>
  </w:style>
  <w:style w:type="paragraph" w:customStyle="1" w:styleId="p">
    <w:name w:val="p"/>
    <w:basedOn w:val="Normal"/>
    <w:rsid w:val="006B7960"/>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10263</Words>
  <Characters>58504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 Peterson</dc:creator>
  <cp:lastModifiedBy>Eliza Peterson</cp:lastModifiedBy>
  <cp:revision>2</cp:revision>
  <cp:lastPrinted>2018-12-19T22:28:00Z</cp:lastPrinted>
  <dcterms:created xsi:type="dcterms:W3CDTF">2019-02-07T00:25:00Z</dcterms:created>
  <dcterms:modified xsi:type="dcterms:W3CDTF">2019-02-07T00:25:00Z</dcterms:modified>
</cp:coreProperties>
</file>